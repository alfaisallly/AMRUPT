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E71F0" w14:textId="77777777" w:rsidR="007D5858" w:rsidRDefault="007D5858">
      <w:pPr>
        <w:jc w:val="center"/>
        <w:rPr>
          <w:sz w:val="36"/>
          <w:szCs w:val="36"/>
        </w:rPr>
      </w:pPr>
    </w:p>
    <w:p w14:paraId="7D85F999" w14:textId="77777777" w:rsidR="007D5858" w:rsidRDefault="007D5858">
      <w:pPr>
        <w:jc w:val="center"/>
        <w:rPr>
          <w:sz w:val="36"/>
          <w:szCs w:val="36"/>
        </w:rPr>
      </w:pPr>
    </w:p>
    <w:p w14:paraId="17C554B3" w14:textId="77777777" w:rsidR="007D5858" w:rsidRDefault="007D5858">
      <w:pPr>
        <w:jc w:val="center"/>
        <w:rPr>
          <w:sz w:val="36"/>
          <w:szCs w:val="36"/>
        </w:rPr>
      </w:pPr>
    </w:p>
    <w:p w14:paraId="084F2315" w14:textId="77777777" w:rsidR="007D5858" w:rsidRDefault="006918D2">
      <w:pPr>
        <w:rPr>
          <w:sz w:val="36"/>
          <w:szCs w:val="36"/>
        </w:rPr>
      </w:pPr>
      <w:r>
        <w:rPr>
          <w:b/>
          <w:sz w:val="36"/>
          <w:szCs w:val="36"/>
        </w:rPr>
        <w:t xml:space="preserve">AMRUPT PROJECT PROPOSAL: </w:t>
      </w:r>
      <w:r>
        <w:rPr>
          <w:b/>
          <w:sz w:val="36"/>
          <w:szCs w:val="36"/>
        </w:rPr>
        <w:br/>
      </w:r>
    </w:p>
    <w:p w14:paraId="5F019E1D" w14:textId="77777777" w:rsidR="007D5858" w:rsidRDefault="007D5858"/>
    <w:p w14:paraId="5C1BB54C" w14:textId="77777777" w:rsidR="007D5858" w:rsidRDefault="007D5858"/>
    <w:p w14:paraId="2E06FAA1" w14:textId="77777777" w:rsidR="007D5858" w:rsidRDefault="007D5858"/>
    <w:p w14:paraId="5CC9BA0B" w14:textId="77777777" w:rsidR="007D5858" w:rsidRDefault="007D5858"/>
    <w:p w14:paraId="41F323BE" w14:textId="77777777" w:rsidR="007D5858" w:rsidRDefault="007D5858"/>
    <w:p w14:paraId="27AF1182" w14:textId="77777777" w:rsidR="007D5858" w:rsidRDefault="007D5858"/>
    <w:p w14:paraId="023F67C5" w14:textId="77777777" w:rsidR="007D5858" w:rsidRDefault="007D5858"/>
    <w:p w14:paraId="557CA53D" w14:textId="77777777" w:rsidR="007D5858" w:rsidRDefault="007D5858"/>
    <w:p w14:paraId="29DC099A" w14:textId="77777777" w:rsidR="007D5858" w:rsidRDefault="007D5858"/>
    <w:p w14:paraId="79692DC3" w14:textId="77777777" w:rsidR="007D5858" w:rsidRDefault="007D5858"/>
    <w:p w14:paraId="530D835B" w14:textId="77777777" w:rsidR="007D5858" w:rsidRDefault="007D5858"/>
    <w:p w14:paraId="48751B17" w14:textId="77777777" w:rsidR="007D5858" w:rsidRDefault="006918D2">
      <w:r>
        <w:t>Russell Silva - rms438</w:t>
      </w:r>
    </w:p>
    <w:p w14:paraId="4F9D23D0" w14:textId="77777777" w:rsidR="007D5858" w:rsidRDefault="006918D2">
      <w:r>
        <w:t>Mei Yang - mny8</w:t>
      </w:r>
    </w:p>
    <w:p w14:paraId="5A73AFF6" w14:textId="77777777" w:rsidR="007D5858" w:rsidRDefault="006918D2">
      <w:proofErr w:type="spellStart"/>
      <w:r>
        <w:t>Peidong</w:t>
      </w:r>
      <w:proofErr w:type="spellEnd"/>
      <w:r>
        <w:t xml:space="preserve"> Qi -pq32</w:t>
      </w:r>
    </w:p>
    <w:p w14:paraId="2332628F" w14:textId="77777777" w:rsidR="007D5858" w:rsidRDefault="006918D2">
      <w:r>
        <w:t>Justin Cray - jgc232</w:t>
      </w:r>
    </w:p>
    <w:p w14:paraId="5EFBDAE5" w14:textId="77777777" w:rsidR="007D5858" w:rsidRDefault="006918D2">
      <w:pPr>
        <w:rPr>
          <w:sz w:val="20"/>
          <w:szCs w:val="20"/>
        </w:rPr>
      </w:pPr>
      <w:r>
        <w:rPr>
          <w:sz w:val="20"/>
          <w:szCs w:val="20"/>
        </w:rPr>
        <w:t xml:space="preserve">Electrical and Computer Engineering, Cornell University </w:t>
      </w:r>
    </w:p>
    <w:p w14:paraId="7F095FF3" w14:textId="77777777" w:rsidR="007D5858" w:rsidRDefault="006918D2">
      <w:pPr>
        <w:rPr>
          <w:sz w:val="20"/>
          <w:szCs w:val="20"/>
        </w:rPr>
      </w:pPr>
      <w:r>
        <w:rPr>
          <w:sz w:val="20"/>
          <w:szCs w:val="20"/>
        </w:rPr>
        <w:t>2/21/2018</w:t>
      </w:r>
    </w:p>
    <w:p w14:paraId="25B2E889" w14:textId="77777777" w:rsidR="007D5858" w:rsidRDefault="007D5858"/>
    <w:p w14:paraId="5B8FA1F7" w14:textId="77777777" w:rsidR="007D5858" w:rsidRDefault="007D5858"/>
    <w:p w14:paraId="30456489" w14:textId="77777777" w:rsidR="007D5858" w:rsidRDefault="007D5858"/>
    <w:p w14:paraId="712EB382" w14:textId="77777777" w:rsidR="007D5858" w:rsidRDefault="007D5858"/>
    <w:p w14:paraId="27A976F7" w14:textId="77777777" w:rsidR="007D5858" w:rsidRDefault="007D5858"/>
    <w:p w14:paraId="2B45BB92" w14:textId="77777777" w:rsidR="007D5858" w:rsidRDefault="007D5858"/>
    <w:p w14:paraId="2D39A1B6" w14:textId="77777777" w:rsidR="007D5858" w:rsidRDefault="007D5858"/>
    <w:p w14:paraId="16FD9C82" w14:textId="77777777" w:rsidR="007D5858" w:rsidRDefault="007D5858"/>
    <w:p w14:paraId="1A69F574" w14:textId="77777777" w:rsidR="007D5858" w:rsidRDefault="007D5858"/>
    <w:p w14:paraId="6DFA2EE4" w14:textId="77777777" w:rsidR="007D5858" w:rsidRDefault="007D5858"/>
    <w:p w14:paraId="31E5D32B" w14:textId="77777777" w:rsidR="007D5858" w:rsidRDefault="007D5858"/>
    <w:p w14:paraId="58E2F9A7" w14:textId="77777777" w:rsidR="007D5858" w:rsidRDefault="007D5858"/>
    <w:p w14:paraId="16905E20" w14:textId="77777777" w:rsidR="007D5858" w:rsidRDefault="006918D2">
      <w:pPr>
        <w:rPr>
          <w:sz w:val="20"/>
          <w:szCs w:val="20"/>
        </w:rPr>
      </w:pPr>
      <w:r>
        <w:rPr>
          <w:sz w:val="20"/>
          <w:szCs w:val="20"/>
        </w:rPr>
        <w:t xml:space="preserve">Submitted to—  </w:t>
      </w:r>
    </w:p>
    <w:p w14:paraId="3B77BF07" w14:textId="77777777" w:rsidR="007D5858" w:rsidRDefault="006918D2">
      <w:r>
        <w:t xml:space="preserve">Dr. Julian Kapoor, Prof. Joe </w:t>
      </w:r>
      <w:proofErr w:type="spellStart"/>
      <w:r>
        <w:t>Skovira</w:t>
      </w:r>
      <w:proofErr w:type="spellEnd"/>
    </w:p>
    <w:p w14:paraId="7BE83B5E" w14:textId="77777777" w:rsidR="007D5858" w:rsidRDefault="006918D2">
      <w:pPr>
        <w:rPr>
          <w:sz w:val="20"/>
          <w:szCs w:val="20"/>
        </w:rPr>
      </w:pPr>
      <w:r>
        <w:rPr>
          <w:sz w:val="20"/>
          <w:szCs w:val="20"/>
        </w:rPr>
        <w:t>Behavior/Electrical and Computer Engineering, Cornell University</w:t>
      </w:r>
    </w:p>
    <w:p w14:paraId="173A7E76" w14:textId="77777777" w:rsidR="007D5858" w:rsidRDefault="007D5858"/>
    <w:p w14:paraId="3A122B57" w14:textId="77777777" w:rsidR="007D5858" w:rsidRDefault="007D5858"/>
    <w:p w14:paraId="66158477" w14:textId="5705ABFA" w:rsidR="007D5858" w:rsidRPr="006E5B3D" w:rsidRDefault="00471D42">
      <w:pPr>
        <w:rPr>
          <w:color w:val="FF0000"/>
          <w:sz w:val="36"/>
        </w:rPr>
      </w:pPr>
      <w:r w:rsidRPr="006E5B3D">
        <w:rPr>
          <w:color w:val="FF0000"/>
          <w:sz w:val="36"/>
        </w:rPr>
        <w:t>2</w:t>
      </w:r>
      <w:r>
        <w:rPr>
          <w:color w:val="FF0000"/>
          <w:sz w:val="36"/>
        </w:rPr>
        <w:t>7</w:t>
      </w:r>
      <w:r w:rsidR="008F39B5" w:rsidRPr="006E5B3D">
        <w:rPr>
          <w:color w:val="FF0000"/>
          <w:sz w:val="36"/>
        </w:rPr>
        <w:t>/35 (</w:t>
      </w:r>
      <w:r w:rsidR="006E5B3D" w:rsidRPr="006E5B3D">
        <w:rPr>
          <w:color w:val="FF0000"/>
          <w:sz w:val="36"/>
        </w:rPr>
        <w:t>C+/</w:t>
      </w:r>
      <w:r w:rsidR="008F39B5" w:rsidRPr="006E5B3D">
        <w:rPr>
          <w:color w:val="FF0000"/>
          <w:sz w:val="36"/>
        </w:rPr>
        <w:t>B-)</w:t>
      </w:r>
    </w:p>
    <w:p w14:paraId="6287BD98" w14:textId="77777777" w:rsidR="007D5858" w:rsidRDefault="007D5858"/>
    <w:p w14:paraId="0C814D6F" w14:textId="77777777" w:rsidR="007D5858" w:rsidRDefault="007D5858"/>
    <w:p w14:paraId="57844D4D" w14:textId="77777777" w:rsidR="007D5858" w:rsidRDefault="007D5858"/>
    <w:p w14:paraId="099662BC" w14:textId="77777777" w:rsidR="007D5858" w:rsidRDefault="006918D2">
      <w:pPr>
        <w:jc w:val="center"/>
      </w:pPr>
      <w:r>
        <w:rPr>
          <w:i/>
        </w:rPr>
        <w:t>This page is intentionally left blank</w:t>
      </w:r>
      <w:r>
        <w:br w:type="page"/>
      </w:r>
    </w:p>
    <w:p w14:paraId="69567F04" w14:textId="77777777" w:rsidR="007D5858" w:rsidRDefault="006918D2">
      <w:pPr>
        <w:rPr>
          <w:sz w:val="28"/>
          <w:szCs w:val="28"/>
        </w:rPr>
      </w:pPr>
      <w:r>
        <w:rPr>
          <w:b/>
          <w:sz w:val="28"/>
          <w:szCs w:val="28"/>
        </w:rPr>
        <w:lastRenderedPageBreak/>
        <w:t>Contents</w:t>
      </w:r>
    </w:p>
    <w:p w14:paraId="3653A98D" w14:textId="77777777" w:rsidR="007D5858" w:rsidRDefault="007D5858"/>
    <w:p w14:paraId="429C4BAE" w14:textId="77777777" w:rsidR="007D5858" w:rsidRDefault="007D5858"/>
    <w:p w14:paraId="01103AAA" w14:textId="77777777" w:rsidR="007D5858" w:rsidRDefault="006918D2">
      <w:pPr>
        <w:tabs>
          <w:tab w:val="left" w:pos="720"/>
          <w:tab w:val="right" w:pos="8640"/>
        </w:tabs>
      </w:pPr>
      <w:r>
        <w:t>Executive Summary</w:t>
      </w:r>
      <w:r>
        <w:tab/>
        <w:t>4</w:t>
      </w:r>
    </w:p>
    <w:p w14:paraId="66A7472D" w14:textId="77777777" w:rsidR="007D5858" w:rsidRDefault="007D5858">
      <w:pPr>
        <w:tabs>
          <w:tab w:val="left" w:pos="720"/>
          <w:tab w:val="right" w:pos="8640"/>
        </w:tabs>
      </w:pPr>
    </w:p>
    <w:p w14:paraId="3A6264C3" w14:textId="77777777" w:rsidR="007D5858" w:rsidRDefault="007D5858">
      <w:pPr>
        <w:tabs>
          <w:tab w:val="left" w:pos="720"/>
          <w:tab w:val="right" w:pos="8640"/>
        </w:tabs>
      </w:pPr>
    </w:p>
    <w:p w14:paraId="6BC062DB" w14:textId="77777777" w:rsidR="007D5858" w:rsidRDefault="006918D2">
      <w:pPr>
        <w:tabs>
          <w:tab w:val="left" w:pos="720"/>
          <w:tab w:val="right" w:pos="8640"/>
        </w:tabs>
      </w:pPr>
      <w:r>
        <w:t>Statement of Problem</w:t>
      </w:r>
      <w:r>
        <w:tab/>
        <w:t>4</w:t>
      </w:r>
    </w:p>
    <w:p w14:paraId="4E9D597A" w14:textId="77777777" w:rsidR="007D5858" w:rsidRDefault="007D5858">
      <w:pPr>
        <w:tabs>
          <w:tab w:val="left" w:pos="720"/>
          <w:tab w:val="right" w:pos="8640"/>
        </w:tabs>
      </w:pPr>
    </w:p>
    <w:p w14:paraId="057E8925" w14:textId="77777777" w:rsidR="007D5858" w:rsidRDefault="007D5858">
      <w:pPr>
        <w:tabs>
          <w:tab w:val="left" w:pos="720"/>
          <w:tab w:val="right" w:pos="8640"/>
        </w:tabs>
      </w:pPr>
    </w:p>
    <w:p w14:paraId="62601287" w14:textId="77777777" w:rsidR="007D5858" w:rsidRDefault="006918D2">
      <w:pPr>
        <w:tabs>
          <w:tab w:val="left" w:pos="720"/>
          <w:tab w:val="right" w:pos="8640"/>
        </w:tabs>
      </w:pPr>
      <w:r>
        <w:t>Literature Review</w:t>
      </w:r>
      <w:r>
        <w:tab/>
        <w:t>4</w:t>
      </w:r>
    </w:p>
    <w:p w14:paraId="1AB3A6D4" w14:textId="77777777" w:rsidR="007D5858" w:rsidRDefault="007D5858">
      <w:pPr>
        <w:tabs>
          <w:tab w:val="left" w:pos="720"/>
          <w:tab w:val="right" w:pos="8640"/>
        </w:tabs>
      </w:pPr>
    </w:p>
    <w:p w14:paraId="7913C810" w14:textId="77777777" w:rsidR="007D5858" w:rsidRDefault="007D5858">
      <w:pPr>
        <w:tabs>
          <w:tab w:val="left" w:pos="720"/>
          <w:tab w:val="right" w:pos="8640"/>
        </w:tabs>
      </w:pPr>
    </w:p>
    <w:p w14:paraId="06EEFEBC" w14:textId="77777777" w:rsidR="007D5858" w:rsidRDefault="006918D2">
      <w:pPr>
        <w:tabs>
          <w:tab w:val="left" w:pos="720"/>
          <w:tab w:val="right" w:pos="8640"/>
        </w:tabs>
      </w:pPr>
      <w:r>
        <w:t>Design Objectives</w:t>
      </w:r>
      <w:r>
        <w:tab/>
        <w:t>6</w:t>
      </w:r>
    </w:p>
    <w:p w14:paraId="19AF1B96" w14:textId="77777777" w:rsidR="007D5858" w:rsidRDefault="007D5858">
      <w:pPr>
        <w:tabs>
          <w:tab w:val="left" w:pos="720"/>
          <w:tab w:val="right" w:pos="8640"/>
        </w:tabs>
      </w:pPr>
    </w:p>
    <w:p w14:paraId="6DC20030" w14:textId="77777777" w:rsidR="007D5858" w:rsidRDefault="007D5858">
      <w:pPr>
        <w:tabs>
          <w:tab w:val="left" w:pos="720"/>
          <w:tab w:val="right" w:pos="8640"/>
        </w:tabs>
      </w:pPr>
    </w:p>
    <w:p w14:paraId="468E2234" w14:textId="77777777" w:rsidR="007D5858" w:rsidRDefault="006918D2">
      <w:pPr>
        <w:tabs>
          <w:tab w:val="left" w:pos="720"/>
          <w:tab w:val="right" w:pos="8640"/>
        </w:tabs>
      </w:pPr>
      <w:r>
        <w:t>Technical Approach</w:t>
      </w:r>
      <w:r>
        <w:tab/>
        <w:t>8</w:t>
      </w:r>
    </w:p>
    <w:p w14:paraId="55C30CF7" w14:textId="77777777" w:rsidR="007D5858" w:rsidRDefault="006918D2">
      <w:pPr>
        <w:tabs>
          <w:tab w:val="left" w:pos="720"/>
          <w:tab w:val="right" w:pos="8640"/>
        </w:tabs>
      </w:pPr>
      <w:r>
        <w:tab/>
        <w:t>Receiver Architecture</w:t>
      </w:r>
      <w:r>
        <w:tab/>
        <w:t>8</w:t>
      </w:r>
    </w:p>
    <w:p w14:paraId="36D54509" w14:textId="77777777" w:rsidR="007D5858" w:rsidRDefault="006918D2">
      <w:pPr>
        <w:tabs>
          <w:tab w:val="left" w:pos="720"/>
          <w:tab w:val="right" w:pos="8640"/>
        </w:tabs>
      </w:pPr>
      <w:r>
        <w:tab/>
        <w:t>Antennas</w:t>
      </w:r>
      <w:r>
        <w:tab/>
        <w:t>10</w:t>
      </w:r>
    </w:p>
    <w:p w14:paraId="2EC633ED" w14:textId="77777777" w:rsidR="007D5858" w:rsidRDefault="006918D2">
      <w:pPr>
        <w:tabs>
          <w:tab w:val="left" w:pos="720"/>
          <w:tab w:val="right" w:pos="8640"/>
        </w:tabs>
      </w:pPr>
      <w:r>
        <w:tab/>
        <w:t>RF Switch</w:t>
      </w:r>
      <w:r>
        <w:tab/>
        <w:t>10</w:t>
      </w:r>
    </w:p>
    <w:p w14:paraId="04C2D3C8" w14:textId="77777777" w:rsidR="007D5858" w:rsidRDefault="006918D2">
      <w:pPr>
        <w:tabs>
          <w:tab w:val="left" w:pos="720"/>
          <w:tab w:val="right" w:pos="8640"/>
        </w:tabs>
      </w:pPr>
      <w:r>
        <w:tab/>
        <w:t>CC1310 I/Q Extraction</w:t>
      </w:r>
      <w:r>
        <w:tab/>
        <w:t>11</w:t>
      </w:r>
    </w:p>
    <w:p w14:paraId="41435A7A" w14:textId="77777777" w:rsidR="007D5858" w:rsidRDefault="006918D2">
      <w:pPr>
        <w:tabs>
          <w:tab w:val="left" w:pos="720"/>
          <w:tab w:val="right" w:pos="8640"/>
        </w:tabs>
        <w:ind w:firstLine="720"/>
      </w:pPr>
      <w:r>
        <w:t xml:space="preserve">CC1310 to Raspberry Pi UART Connection and </w:t>
      </w:r>
      <w:proofErr w:type="spellStart"/>
      <w:r>
        <w:t>Datalogging</w:t>
      </w:r>
      <w:proofErr w:type="spellEnd"/>
      <w:r>
        <w:tab/>
        <w:t>12</w:t>
      </w:r>
    </w:p>
    <w:p w14:paraId="4FF2C459" w14:textId="77777777" w:rsidR="007D5858" w:rsidRDefault="006918D2">
      <w:pPr>
        <w:tabs>
          <w:tab w:val="left" w:pos="720"/>
          <w:tab w:val="right" w:pos="8640"/>
        </w:tabs>
        <w:ind w:firstLine="720"/>
      </w:pPr>
      <w:r>
        <w:t>Phase Disambiguation and Angle of Arrival Calculation</w:t>
      </w:r>
      <w:r>
        <w:tab/>
        <w:t>13</w:t>
      </w:r>
    </w:p>
    <w:p w14:paraId="2F6375DB" w14:textId="77777777" w:rsidR="007D5858" w:rsidRDefault="006918D2">
      <w:pPr>
        <w:tabs>
          <w:tab w:val="left" w:pos="720"/>
          <w:tab w:val="right" w:pos="8640"/>
        </w:tabs>
        <w:ind w:firstLine="720"/>
      </w:pPr>
      <w:r>
        <w:t xml:space="preserve">RF Wave Reconstruction and </w:t>
      </w:r>
      <w:proofErr w:type="spellStart"/>
      <w:r>
        <w:t>Matlab</w:t>
      </w:r>
      <w:proofErr w:type="spellEnd"/>
      <w:r>
        <w:t xml:space="preserve"> Simulation</w:t>
      </w:r>
      <w:r>
        <w:tab/>
        <w:t>16</w:t>
      </w:r>
    </w:p>
    <w:p w14:paraId="15AD1F23" w14:textId="77777777" w:rsidR="007D5858" w:rsidRDefault="006918D2">
      <w:pPr>
        <w:tabs>
          <w:tab w:val="left" w:pos="720"/>
          <w:tab w:val="right" w:pos="8640"/>
        </w:tabs>
        <w:ind w:firstLine="720"/>
      </w:pPr>
      <w:r>
        <w:t>CC1310 Crystal Oscillator</w:t>
      </w:r>
      <w:r>
        <w:tab/>
        <w:t>18</w:t>
      </w:r>
    </w:p>
    <w:p w14:paraId="2D904D9E" w14:textId="77777777" w:rsidR="007D5858" w:rsidRDefault="006918D2">
      <w:pPr>
        <w:tabs>
          <w:tab w:val="left" w:pos="720"/>
          <w:tab w:val="right" w:pos="8640"/>
        </w:tabs>
        <w:ind w:firstLine="720"/>
      </w:pPr>
      <w:r>
        <w:t>Raspberry Pi 3 Network with Central Hub</w:t>
      </w:r>
      <w:r>
        <w:tab/>
        <w:t>19</w:t>
      </w:r>
    </w:p>
    <w:p w14:paraId="13FE8051" w14:textId="77777777" w:rsidR="007D5858" w:rsidRDefault="006918D2">
      <w:pPr>
        <w:tabs>
          <w:tab w:val="left" w:pos="720"/>
          <w:tab w:val="right" w:pos="8640"/>
        </w:tabs>
        <w:ind w:firstLine="720"/>
      </w:pPr>
      <w:r>
        <w:t>Separate Demodulator/ADC (Plan B Solution)</w:t>
      </w:r>
      <w:r>
        <w:tab/>
        <w:t>20</w:t>
      </w:r>
    </w:p>
    <w:p w14:paraId="258D55B4" w14:textId="77777777" w:rsidR="007D5858" w:rsidRDefault="007D5858">
      <w:pPr>
        <w:tabs>
          <w:tab w:val="left" w:pos="720"/>
          <w:tab w:val="right" w:pos="8640"/>
        </w:tabs>
      </w:pPr>
    </w:p>
    <w:p w14:paraId="3A1DAFA9" w14:textId="77777777" w:rsidR="007D5858" w:rsidRDefault="007D5858">
      <w:pPr>
        <w:tabs>
          <w:tab w:val="left" w:pos="720"/>
          <w:tab w:val="right" w:pos="8640"/>
        </w:tabs>
      </w:pPr>
    </w:p>
    <w:p w14:paraId="1FE8B4FF" w14:textId="77777777" w:rsidR="007D5858" w:rsidRDefault="006918D2">
      <w:pPr>
        <w:tabs>
          <w:tab w:val="left" w:pos="720"/>
          <w:tab w:val="right" w:pos="8640"/>
        </w:tabs>
      </w:pPr>
      <w:r>
        <w:t>Project Management</w:t>
      </w:r>
      <w:r>
        <w:tab/>
        <w:t>23</w:t>
      </w:r>
    </w:p>
    <w:p w14:paraId="3D7462DE" w14:textId="77777777" w:rsidR="007D5858" w:rsidRDefault="007D5858">
      <w:pPr>
        <w:tabs>
          <w:tab w:val="left" w:pos="720"/>
          <w:tab w:val="right" w:pos="8640"/>
        </w:tabs>
      </w:pPr>
    </w:p>
    <w:p w14:paraId="3501BC62" w14:textId="77777777" w:rsidR="007D5858" w:rsidRDefault="007D5858">
      <w:pPr>
        <w:tabs>
          <w:tab w:val="left" w:pos="720"/>
          <w:tab w:val="right" w:pos="8640"/>
        </w:tabs>
      </w:pPr>
    </w:p>
    <w:p w14:paraId="1EA4DE5C" w14:textId="77777777" w:rsidR="007D5858" w:rsidRDefault="006918D2">
      <w:pPr>
        <w:tabs>
          <w:tab w:val="left" w:pos="720"/>
          <w:tab w:val="right" w:pos="8640"/>
        </w:tabs>
      </w:pPr>
      <w:r>
        <w:t>Deliverables</w:t>
      </w:r>
      <w:r>
        <w:tab/>
        <w:t>24</w:t>
      </w:r>
    </w:p>
    <w:p w14:paraId="35F33255" w14:textId="77777777" w:rsidR="007D5858" w:rsidRDefault="007D5858">
      <w:pPr>
        <w:tabs>
          <w:tab w:val="left" w:pos="720"/>
          <w:tab w:val="right" w:pos="8640"/>
        </w:tabs>
      </w:pPr>
    </w:p>
    <w:p w14:paraId="4DDEC896" w14:textId="77777777" w:rsidR="007D5858" w:rsidRDefault="007D5858">
      <w:pPr>
        <w:tabs>
          <w:tab w:val="left" w:pos="720"/>
          <w:tab w:val="right" w:pos="8640"/>
        </w:tabs>
      </w:pPr>
    </w:p>
    <w:p w14:paraId="76C1F6EF" w14:textId="77777777" w:rsidR="007D5858" w:rsidRDefault="006918D2">
      <w:pPr>
        <w:tabs>
          <w:tab w:val="left" w:pos="720"/>
          <w:tab w:val="right" w:pos="8640"/>
        </w:tabs>
      </w:pPr>
      <w:r>
        <w:t>Conclusion</w:t>
      </w:r>
      <w:r>
        <w:tab/>
        <w:t>24</w:t>
      </w:r>
    </w:p>
    <w:p w14:paraId="0A2B23DE" w14:textId="77777777" w:rsidR="007D5858" w:rsidRDefault="007D5858">
      <w:pPr>
        <w:tabs>
          <w:tab w:val="left" w:pos="720"/>
          <w:tab w:val="right" w:pos="8640"/>
        </w:tabs>
      </w:pPr>
    </w:p>
    <w:p w14:paraId="340BA4A3" w14:textId="77777777" w:rsidR="007D5858" w:rsidRDefault="007D5858">
      <w:pPr>
        <w:tabs>
          <w:tab w:val="left" w:pos="720"/>
          <w:tab w:val="right" w:pos="8640"/>
        </w:tabs>
      </w:pPr>
    </w:p>
    <w:p w14:paraId="3DB7C267" w14:textId="77777777" w:rsidR="007D5858" w:rsidRDefault="006918D2">
      <w:pPr>
        <w:tabs>
          <w:tab w:val="left" w:pos="720"/>
          <w:tab w:val="right" w:pos="8640"/>
        </w:tabs>
      </w:pPr>
      <w:r>
        <w:t>References</w:t>
      </w:r>
      <w:r>
        <w:tab/>
        <w:t>25</w:t>
      </w:r>
    </w:p>
    <w:p w14:paraId="4DA9C44E" w14:textId="77777777" w:rsidR="007D5858" w:rsidRDefault="007D5858">
      <w:pPr>
        <w:tabs>
          <w:tab w:val="left" w:pos="720"/>
          <w:tab w:val="right" w:pos="8640"/>
        </w:tabs>
      </w:pPr>
    </w:p>
    <w:p w14:paraId="04DCCAD7" w14:textId="77777777" w:rsidR="007D5858" w:rsidRDefault="007D5858">
      <w:pPr>
        <w:tabs>
          <w:tab w:val="left" w:pos="720"/>
          <w:tab w:val="right" w:pos="8640"/>
        </w:tabs>
      </w:pPr>
    </w:p>
    <w:p w14:paraId="255E602A" w14:textId="77777777" w:rsidR="007D5858" w:rsidRDefault="006918D2">
      <w:pPr>
        <w:tabs>
          <w:tab w:val="left" w:pos="720"/>
          <w:tab w:val="right" w:pos="8640"/>
        </w:tabs>
      </w:pPr>
      <w:r>
        <w:t>Appendix A: Relevant Links and Tutorials</w:t>
      </w:r>
      <w:r>
        <w:tab/>
        <w:t>26</w:t>
      </w:r>
    </w:p>
    <w:p w14:paraId="309BFEBB" w14:textId="77777777" w:rsidR="007D5858" w:rsidRDefault="007D5858">
      <w:pPr>
        <w:tabs>
          <w:tab w:val="left" w:pos="720"/>
          <w:tab w:val="right" w:pos="8640"/>
        </w:tabs>
      </w:pPr>
    </w:p>
    <w:p w14:paraId="6B880CBF" w14:textId="77777777" w:rsidR="007D5858" w:rsidRDefault="007D5858">
      <w:pPr>
        <w:tabs>
          <w:tab w:val="left" w:pos="720"/>
          <w:tab w:val="right" w:pos="8640"/>
        </w:tabs>
      </w:pPr>
    </w:p>
    <w:p w14:paraId="5D5DD9CB" w14:textId="77777777" w:rsidR="007D5858" w:rsidRDefault="007D5858">
      <w:pPr>
        <w:tabs>
          <w:tab w:val="left" w:pos="720"/>
          <w:tab w:val="right" w:pos="8640"/>
        </w:tabs>
      </w:pPr>
    </w:p>
    <w:p w14:paraId="74793BDA" w14:textId="77777777" w:rsidR="007D5858" w:rsidRDefault="006918D2">
      <w:pPr>
        <w:numPr>
          <w:ilvl w:val="0"/>
          <w:numId w:val="1"/>
        </w:numPr>
        <w:tabs>
          <w:tab w:val="left" w:pos="720"/>
        </w:tabs>
        <w:spacing w:after="120"/>
        <w:ind w:left="180" w:firstLine="0"/>
        <w:contextualSpacing/>
        <w:rPr>
          <w:b/>
          <w:sz w:val="28"/>
          <w:szCs w:val="28"/>
        </w:rPr>
      </w:pPr>
      <w:r>
        <w:rPr>
          <w:b/>
          <w:sz w:val="28"/>
          <w:szCs w:val="28"/>
        </w:rPr>
        <w:t xml:space="preserve"> Executive Summary</w:t>
      </w:r>
    </w:p>
    <w:p w14:paraId="69FA04BE" w14:textId="77777777" w:rsidR="007D5858" w:rsidRDefault="006918D2">
      <w:pPr>
        <w:tabs>
          <w:tab w:val="left" w:pos="720"/>
        </w:tabs>
        <w:spacing w:after="120"/>
      </w:pPr>
      <w:commentRangeStart w:id="0"/>
      <w:r>
        <w:lastRenderedPageBreak/>
        <w:t>AMRUPT</w:t>
      </w:r>
      <w:commentRangeEnd w:id="0"/>
      <w:r w:rsidR="003731AD">
        <w:rPr>
          <w:rStyle w:val="CommentReference"/>
        </w:rPr>
        <w:commentReference w:id="0"/>
      </w:r>
      <w:r>
        <w:t xml:space="preserve"> is a technology being designed for the localization of small animals in the field of ecology. This is used for the study of flight patterns, social interactions, or other biological attributes to most species. The system utilizes Phase Interferometry for use in estimating the Angle of Arrival (AOA) of radio signals. These systems are substantially more accurate than other common methods, although performance scales strongly with the spatial scale of the receiver network. Because many researchers are interested in small-scale movements of animals within populations, such a system may be extremely useful. To accomplish this, a low weight radio tag is being developed to transmit signals to radio </w:t>
      </w:r>
      <w:proofErr w:type="spellStart"/>
      <w:r>
        <w:t>basestations</w:t>
      </w:r>
      <w:proofErr w:type="spellEnd"/>
      <w:r>
        <w:t xml:space="preserve">. These tags will transmit sub 1-GHz UHF frequencies. </w:t>
      </w:r>
    </w:p>
    <w:p w14:paraId="3794D241" w14:textId="77777777" w:rsidR="007D5858" w:rsidRDefault="006918D2">
      <w:pPr>
        <w:tabs>
          <w:tab w:val="left" w:pos="720"/>
        </w:tabs>
        <w:spacing w:after="120"/>
      </w:pPr>
      <w:r>
        <w:t>RF signals</w:t>
      </w:r>
      <w:ins w:id="1" w:author="Julian" w:date="2018-03-02T16:37:00Z">
        <w:r w:rsidR="003731AD">
          <w:t>’</w:t>
        </w:r>
      </w:ins>
      <w:r>
        <w:t xml:space="preserve"> phase information is calculated on the CC1310. This requires multiple receive antennas connected to an RF switch which is attached to the CC1310 which communicates </w:t>
      </w:r>
      <w:proofErr w:type="gramStart"/>
      <w:r>
        <w:t>the I</w:t>
      </w:r>
      <w:proofErr w:type="gramEnd"/>
      <w:r>
        <w:t xml:space="preserve"> &amp; Q values of the received to a Raspberry Pi for angle of arrival calculation. A three antenna system is used for angle of arrival. An angle of arrival will be computed between Antenna 1 and Antenna 2 that is ambiguous between </w:t>
      </w:r>
      <w:commentRangeStart w:id="2"/>
      <w:r>
        <w:t xml:space="preserve">Quadrants </w:t>
      </w:r>
      <w:commentRangeEnd w:id="2"/>
      <w:r w:rsidR="00471D42">
        <w:rPr>
          <w:rStyle w:val="CommentReference"/>
        </w:rPr>
        <w:commentReference w:id="2"/>
      </w:r>
      <w:r>
        <w:t xml:space="preserve">1&amp;2 and Quadrants 3&amp;4. An angle of arrival will be computed between Antenna 1 and Antenna 3 that is ambiguous between Quadrants 2&amp;3 and Quadrants 1&amp;4. The angle of arrival will be determined to be in the quadrant that contains both </w:t>
      </w:r>
      <w:proofErr w:type="spellStart"/>
      <w:r>
        <w:t>AoAs</w:t>
      </w:r>
      <w:proofErr w:type="spellEnd"/>
      <w:r>
        <w:t>.</w:t>
      </w:r>
    </w:p>
    <w:p w14:paraId="6352CA4C" w14:textId="77777777" w:rsidR="007D5858" w:rsidRDefault="007D5858">
      <w:pPr>
        <w:tabs>
          <w:tab w:val="left" w:pos="720"/>
        </w:tabs>
        <w:spacing w:after="120"/>
        <w:rPr>
          <w:b/>
          <w:sz w:val="28"/>
          <w:szCs w:val="28"/>
        </w:rPr>
      </w:pPr>
    </w:p>
    <w:p w14:paraId="7A27B8C5" w14:textId="77777777" w:rsidR="007D5858" w:rsidRDefault="006918D2">
      <w:pPr>
        <w:tabs>
          <w:tab w:val="left" w:pos="720"/>
        </w:tabs>
        <w:spacing w:after="120"/>
        <w:rPr>
          <w:color w:val="000080"/>
        </w:rPr>
      </w:pPr>
      <w:r>
        <w:rPr>
          <w:b/>
          <w:sz w:val="28"/>
          <w:szCs w:val="28"/>
        </w:rPr>
        <w:t>II. Statement of Problem</w:t>
      </w:r>
    </w:p>
    <w:p w14:paraId="60E864BC" w14:textId="77777777" w:rsidR="007D5858" w:rsidRDefault="006918D2">
      <w:pPr>
        <w:tabs>
          <w:tab w:val="left" w:pos="720"/>
        </w:tabs>
        <w:spacing w:after="120"/>
      </w:pPr>
      <w:r>
        <w:rPr>
          <w:b/>
        </w:rPr>
        <w:t xml:space="preserve">II. </w:t>
      </w:r>
      <w:proofErr w:type="spellStart"/>
      <w:proofErr w:type="gramStart"/>
      <w:r>
        <w:rPr>
          <w:b/>
        </w:rPr>
        <w:t>i</w:t>
      </w:r>
      <w:proofErr w:type="spellEnd"/>
      <w:proofErr w:type="gramEnd"/>
      <w:r>
        <w:rPr>
          <w:b/>
        </w:rPr>
        <w:t>. The Localization of Small Animals in the Field of Ecology</w:t>
      </w:r>
    </w:p>
    <w:p w14:paraId="4E6D7436" w14:textId="77777777" w:rsidR="007D5858" w:rsidRDefault="006918D2">
      <w:pPr>
        <w:tabs>
          <w:tab w:val="left" w:pos="720"/>
        </w:tabs>
        <w:spacing w:after="120"/>
      </w:pPr>
      <w:r>
        <w:t xml:space="preserve">The localization of small animals in the field of ecology is imperative to determining the flight patterns, social interactions, or other biological attributes to most species. </w:t>
      </w:r>
      <w:commentRangeStart w:id="3"/>
      <w:r>
        <w:t>Many attempts have been made to determine the positioning of animals temporally and spatially in the past, but have been either inaccurate (errors over five meters) or have required constant manual human intervention</w:t>
      </w:r>
      <w:commentRangeEnd w:id="3"/>
      <w:r w:rsidR="003731AD">
        <w:rPr>
          <w:rStyle w:val="CommentReference"/>
        </w:rPr>
        <w:commentReference w:id="3"/>
      </w:r>
      <w:r>
        <w:t>. Since direction finding requires wireless telecommunication, measurements have been thwarted by multipath interference from vegetation, electromagnetic interference, or other environmental conditions. Our objective is to develop a cost effective and automated system to track animal movements within the range of five meters while taking into account expected causes of error. Our proposed system consists of a receiver architecture that is built specifically for phase interferometry direction finding to facilitate accurate measurements from radio tags on tracked individuals.</w:t>
      </w:r>
    </w:p>
    <w:p w14:paraId="58101561" w14:textId="77777777" w:rsidR="007D5858" w:rsidRDefault="006918D2">
      <w:pPr>
        <w:tabs>
          <w:tab w:val="left" w:pos="720"/>
        </w:tabs>
        <w:spacing w:after="120"/>
        <w:rPr>
          <w:b/>
        </w:rPr>
      </w:pPr>
      <w:r>
        <w:rPr>
          <w:b/>
        </w:rPr>
        <w:t xml:space="preserve">II </w:t>
      </w:r>
      <w:proofErr w:type="spellStart"/>
      <w:r>
        <w:rPr>
          <w:b/>
        </w:rPr>
        <w:t>ii</w:t>
      </w:r>
      <w:proofErr w:type="spellEnd"/>
      <w:r>
        <w:rPr>
          <w:b/>
        </w:rPr>
        <w:t xml:space="preserve">. </w:t>
      </w:r>
      <w:commentRangeStart w:id="4"/>
      <w:r>
        <w:rPr>
          <w:b/>
        </w:rPr>
        <w:t>Literature Review</w:t>
      </w:r>
      <w:commentRangeEnd w:id="4"/>
      <w:r w:rsidR="003731AD">
        <w:rPr>
          <w:rStyle w:val="CommentReference"/>
        </w:rPr>
        <w:commentReference w:id="4"/>
      </w:r>
    </w:p>
    <w:p w14:paraId="7C111B4D" w14:textId="77777777" w:rsidR="007D5858" w:rsidRDefault="006918D2">
      <w:pPr>
        <w:tabs>
          <w:tab w:val="left" w:pos="720"/>
        </w:tabs>
        <w:spacing w:after="120"/>
      </w:pPr>
      <w:r>
        <w:t xml:space="preserve">Radio frequency direction finding systems have been implemented from amplitude-based (Watson-Watt), Phase Interferometry, or Time Difference of Arrival approaches. </w:t>
      </w:r>
    </w:p>
    <w:p w14:paraId="37515CD9" w14:textId="77777777" w:rsidR="007D5858" w:rsidRDefault="006918D2">
      <w:pPr>
        <w:tabs>
          <w:tab w:val="left" w:pos="720"/>
        </w:tabs>
        <w:spacing w:after="120"/>
      </w:pPr>
      <w:r>
        <w:t xml:space="preserve">Guerin, Jackson and Kelly [1] developed a </w:t>
      </w:r>
      <w:commentRangeStart w:id="5"/>
      <w:r>
        <w:t xml:space="preserve">phase interferometry direction finding system </w:t>
      </w:r>
      <w:commentRangeEnd w:id="5"/>
      <w:r w:rsidR="00F175DD">
        <w:rPr>
          <w:rStyle w:val="CommentReference"/>
        </w:rPr>
        <w:commentReference w:id="5"/>
      </w:r>
      <w:r>
        <w:t>to determine the Angle of Arrival (</w:t>
      </w:r>
      <w:proofErr w:type="spellStart"/>
      <w:r>
        <w:t>AoA</w:t>
      </w:r>
      <w:proofErr w:type="spellEnd"/>
      <w:r>
        <w:t xml:space="preserve">) of a received signal. Many testing protocols were used to optimize the system before hardware construction in </w:t>
      </w:r>
      <w:proofErr w:type="spellStart"/>
      <w:r>
        <w:t>Matlab</w:t>
      </w:r>
      <w:proofErr w:type="spellEnd"/>
      <w:r>
        <w:t xml:space="preserve"> and C, modeling the effects of antenna spacing</w:t>
      </w:r>
      <w:del w:id="6" w:author="Julian" w:date="2018-03-02T17:42:00Z">
        <w:r w:rsidDel="00B53A73">
          <w:delText>s</w:delText>
        </w:r>
      </w:del>
      <w:r>
        <w:t xml:space="preserve"> on AOA accuracy under worst-case conditions. </w:t>
      </w:r>
      <w:commentRangeStart w:id="7"/>
      <w:r>
        <w:t xml:space="preserve">In the hardware setup, three antennas were used to resolve phase ambiguities and determine the azimuthal </w:t>
      </w:r>
      <w:proofErr w:type="spellStart"/>
      <w:r>
        <w:t>AoA</w:t>
      </w:r>
      <w:proofErr w:type="spellEnd"/>
      <w:r>
        <w:t xml:space="preserve"> in a synchronized three channel system with RF mixers driven by a common local oscillator. </w:t>
      </w:r>
      <w:commentRangeEnd w:id="7"/>
      <w:r w:rsidR="00693A3C">
        <w:rPr>
          <w:rStyle w:val="CommentReference"/>
        </w:rPr>
        <w:commentReference w:id="7"/>
      </w:r>
    </w:p>
    <w:p w14:paraId="4763BEAF" w14:textId="77777777" w:rsidR="007D5858" w:rsidRDefault="006918D2">
      <w:pPr>
        <w:tabs>
          <w:tab w:val="left" w:pos="720"/>
        </w:tabs>
        <w:spacing w:after="120"/>
      </w:pPr>
      <w:r>
        <w:lastRenderedPageBreak/>
        <w:t xml:space="preserve">Ma, Hui and </w:t>
      </w:r>
      <w:proofErr w:type="spellStart"/>
      <w:r>
        <w:t>Kan</w:t>
      </w:r>
      <w:proofErr w:type="spellEnd"/>
      <w:r>
        <w:t xml:space="preserve"> [2] proposes a 3D indoor passive tag localization method with an accuracy of a few centimeters in a multi-frequency identification system. The paper leve</w:t>
      </w:r>
      <w:ins w:id="8" w:author="Julian" w:date="2018-03-02T16:59:00Z">
        <w:r w:rsidR="00693A3C">
          <w:t>r</w:t>
        </w:r>
      </w:ins>
      <w:r>
        <w:t xml:space="preserve">ages nonlinear backscatter which exploits nonlinear elements in passive devices to generate second or higher-order harmonics for an uplink response. </w:t>
      </w:r>
      <w:commentRangeStart w:id="9"/>
      <w:r>
        <w:t>This paper introduces a novel approach in mitigating multipath interference</w:t>
      </w:r>
      <w:commentRangeEnd w:id="9"/>
      <w:r w:rsidR="00693A3C">
        <w:rPr>
          <w:rStyle w:val="CommentReference"/>
        </w:rPr>
        <w:commentReference w:id="9"/>
      </w:r>
      <w:r>
        <w:t xml:space="preserve">, defined as the occurrence when radio waves reach a receiver via two or more paths. This causes a constructive and destructive interference of the signal, as well as phase induced error (Figure 1). In order to combat multipath interference, a phase error threshold is used within a </w:t>
      </w:r>
      <w:commentRangeStart w:id="10"/>
      <w:r>
        <w:t>HMFCW</w:t>
      </w:r>
      <w:commentRangeEnd w:id="10"/>
      <w:r w:rsidR="00B53A73">
        <w:rPr>
          <w:rStyle w:val="CommentReference"/>
        </w:rPr>
        <w:commentReference w:id="10"/>
      </w:r>
      <w:r>
        <w:t xml:space="preserve"> ranging algorithm to find an optimal frequency combination that generates an undistorted line of sight path.</w:t>
      </w:r>
    </w:p>
    <w:p w14:paraId="58970ED9" w14:textId="77777777" w:rsidR="007D5858" w:rsidRDefault="006918D2">
      <w:pPr>
        <w:tabs>
          <w:tab w:val="left" w:pos="720"/>
        </w:tabs>
        <w:spacing w:after="120"/>
      </w:pPr>
      <w:r>
        <w:rPr>
          <w:noProof/>
        </w:rPr>
        <w:drawing>
          <wp:inline distT="114300" distB="114300" distL="114300" distR="114300" wp14:anchorId="24F3F1EC" wp14:editId="3D94B55D">
            <wp:extent cx="3119438" cy="178028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l="59548" t="38580" r="6076" b="26543"/>
                    <a:stretch>
                      <a:fillRect/>
                    </a:stretch>
                  </pic:blipFill>
                  <pic:spPr>
                    <a:xfrm>
                      <a:off x="0" y="0"/>
                      <a:ext cx="3119438" cy="1780285"/>
                    </a:xfrm>
                    <a:prstGeom prst="rect">
                      <a:avLst/>
                    </a:prstGeom>
                    <a:ln/>
                  </pic:spPr>
                </pic:pic>
              </a:graphicData>
            </a:graphic>
          </wp:inline>
        </w:drawing>
      </w:r>
    </w:p>
    <w:p w14:paraId="36217B6A" w14:textId="77777777" w:rsidR="007D5858" w:rsidRDefault="006918D2">
      <w:pPr>
        <w:tabs>
          <w:tab w:val="left" w:pos="720"/>
        </w:tabs>
        <w:spacing w:after="120"/>
      </w:pPr>
      <w:r>
        <w:t>Figure 1: Dense indoor multi-path induced phase error [2].</w:t>
      </w:r>
    </w:p>
    <w:p w14:paraId="3D887084" w14:textId="77777777" w:rsidR="007D5858" w:rsidRDefault="006918D2">
      <w:pPr>
        <w:tabs>
          <w:tab w:val="left" w:pos="720"/>
        </w:tabs>
        <w:spacing w:after="120"/>
      </w:pPr>
      <w:commentRangeStart w:id="11"/>
      <w:proofErr w:type="spellStart"/>
      <w:r>
        <w:t>Řeřucha</w:t>
      </w:r>
      <w:proofErr w:type="spellEnd"/>
      <w:r>
        <w:t xml:space="preserve"> et al. [</w:t>
      </w:r>
      <w:commentRangeStart w:id="12"/>
      <w:r>
        <w:t>12</w:t>
      </w:r>
      <w:commentRangeEnd w:id="12"/>
      <w:r w:rsidR="00693A3C">
        <w:rPr>
          <w:rStyle w:val="CommentReference"/>
        </w:rPr>
        <w:commentReference w:id="12"/>
      </w:r>
      <w:r>
        <w:t xml:space="preserve">] developed an architecture to use location tracking for ecological field studies. This architecture presents a network of automated trackers and software to facilitate tracker operation. </w:t>
      </w:r>
      <w:commentRangeEnd w:id="11"/>
      <w:r w:rsidR="00693A3C">
        <w:rPr>
          <w:rStyle w:val="CommentReference"/>
        </w:rPr>
        <w:commentReference w:id="11"/>
      </w:r>
    </w:p>
    <w:p w14:paraId="36515E15" w14:textId="77777777" w:rsidR="007D5858" w:rsidRDefault="006918D2">
      <w:pPr>
        <w:tabs>
          <w:tab w:val="left" w:pos="720"/>
        </w:tabs>
        <w:spacing w:after="120"/>
      </w:pPr>
      <w:r>
        <w:t xml:space="preserve">Toledo et al. [13] used Time of Arrival in </w:t>
      </w:r>
      <w:del w:id="13" w:author="Julian" w:date="2018-03-02T17:11:00Z">
        <w:r w:rsidDel="00211C96">
          <w:delText xml:space="preserve">there </w:delText>
        </w:r>
      </w:del>
      <w:ins w:id="14" w:author="Julian" w:date="2018-03-02T17:11:00Z">
        <w:r w:rsidR="00211C96">
          <w:t xml:space="preserve">their </w:t>
        </w:r>
      </w:ins>
      <w:r>
        <w:t xml:space="preserve">location tracking system. </w:t>
      </w:r>
      <w:commentRangeStart w:id="15"/>
      <w:r>
        <w:t xml:space="preserve">While effective, Toledo et al. has an accuracy of 5-15 m which we hope to exceed in our project. </w:t>
      </w:r>
      <w:commentRangeEnd w:id="15"/>
      <w:r w:rsidR="00211C96">
        <w:rPr>
          <w:rStyle w:val="CommentReference"/>
        </w:rPr>
        <w:commentReference w:id="15"/>
      </w:r>
    </w:p>
    <w:p w14:paraId="6A931535" w14:textId="77777777" w:rsidR="007D5858" w:rsidRDefault="006918D2">
      <w:pPr>
        <w:tabs>
          <w:tab w:val="left" w:pos="720"/>
        </w:tabs>
        <w:spacing w:after="120"/>
      </w:pPr>
      <w:proofErr w:type="spellStart"/>
      <w:r>
        <w:t>Porat</w:t>
      </w:r>
      <w:proofErr w:type="spellEnd"/>
      <w:r>
        <w:t xml:space="preserve"> and Friedlander [14] proposes a </w:t>
      </w:r>
      <w:commentRangeStart w:id="16"/>
      <w:r>
        <w:t xml:space="preserve">maximum likelihood based signal reconstruction that could be useful for our signal reconstruction. </w:t>
      </w:r>
      <w:commentRangeEnd w:id="16"/>
      <w:r w:rsidR="00211C96">
        <w:rPr>
          <w:rStyle w:val="CommentReference"/>
        </w:rPr>
        <w:commentReference w:id="16"/>
      </w:r>
    </w:p>
    <w:p w14:paraId="27A17A55" w14:textId="77777777" w:rsidR="007D5858" w:rsidRDefault="006918D2">
      <w:pPr>
        <w:tabs>
          <w:tab w:val="left" w:pos="720"/>
        </w:tabs>
        <w:spacing w:after="120"/>
      </w:pPr>
      <w:r>
        <w:t xml:space="preserve">Smith, </w:t>
      </w:r>
      <w:proofErr w:type="spellStart"/>
      <w:r>
        <w:t>Balakrishnan</w:t>
      </w:r>
      <w:proofErr w:type="spellEnd"/>
      <w:r>
        <w:t xml:space="preserve"> et al. [15] developed a chip which uses a combination of RF and ultrasound technologies to provide location information to attached host devices. </w:t>
      </w:r>
      <w:commentRangeStart w:id="17"/>
      <w:r>
        <w:t xml:space="preserve">When this pulse arrives, the listener obtains a distance estimate for the corresponding beacon by taking advantage of the difference in propagation speeds between RF (speed of light) and ultrasound (speed of sound).  </w:t>
      </w:r>
      <w:commentRangeEnd w:id="17"/>
      <w:r w:rsidR="00211C96">
        <w:rPr>
          <w:rStyle w:val="CommentReference"/>
        </w:rPr>
        <w:commentReference w:id="17"/>
      </w:r>
    </w:p>
    <w:p w14:paraId="78DECDD1" w14:textId="77777777" w:rsidR="007D5858" w:rsidRDefault="006918D2">
      <w:pPr>
        <w:tabs>
          <w:tab w:val="left" w:pos="720"/>
        </w:tabs>
        <w:spacing w:after="120"/>
        <w:rPr>
          <w:b/>
          <w:sz w:val="28"/>
          <w:szCs w:val="28"/>
        </w:rPr>
      </w:pPr>
      <w:r>
        <w:t xml:space="preserve">In Zhang et al. [16], an algorithm is used to directly estimate a human’s position from RSS (received signal strength) measurements. When a link measures RSS variation above a threshold, it is assumed that the person is located within a rectangle centered at the midpoint of the line between the transmitter and receiver. A “best cover algorithm” then estimates the person’s position, which is </w:t>
      </w:r>
      <w:del w:id="18" w:author="Julian" w:date="2018-03-02T17:18:00Z">
        <w:r w:rsidDel="001055D0">
          <w:delText>inputted into</w:delText>
        </w:r>
      </w:del>
      <w:ins w:id="19" w:author="Julian" w:date="2018-03-02T17:18:00Z">
        <w:r w:rsidR="001055D0">
          <w:t>input to</w:t>
        </w:r>
      </w:ins>
      <w:r>
        <w:t xml:space="preserve"> a tracking filter. </w:t>
      </w:r>
      <w:commentRangeStart w:id="20"/>
      <w:r>
        <w:t xml:space="preserve">This method again does not generate data within the accuracy we require. </w:t>
      </w:r>
      <w:commentRangeEnd w:id="20"/>
      <w:r w:rsidR="001055D0">
        <w:rPr>
          <w:rStyle w:val="CommentReference"/>
        </w:rPr>
        <w:commentReference w:id="20"/>
      </w:r>
    </w:p>
    <w:p w14:paraId="168ABAF2" w14:textId="77777777" w:rsidR="007D5858" w:rsidRDefault="006918D2">
      <w:pPr>
        <w:tabs>
          <w:tab w:val="left" w:pos="720"/>
        </w:tabs>
        <w:spacing w:after="120"/>
        <w:rPr>
          <w:color w:val="000080"/>
        </w:rPr>
      </w:pPr>
      <w:commentRangeStart w:id="21"/>
      <w:r>
        <w:rPr>
          <w:b/>
          <w:sz w:val="28"/>
          <w:szCs w:val="28"/>
        </w:rPr>
        <w:t>III. Design Objectives</w:t>
      </w:r>
      <w:commentRangeEnd w:id="21"/>
      <w:r w:rsidR="001055D0">
        <w:rPr>
          <w:rStyle w:val="CommentReference"/>
        </w:rPr>
        <w:commentReference w:id="21"/>
      </w:r>
    </w:p>
    <w:p w14:paraId="63329EAB" w14:textId="77777777" w:rsidR="007D5858" w:rsidRDefault="006918D2">
      <w:pPr>
        <w:tabs>
          <w:tab w:val="left" w:pos="720"/>
        </w:tabs>
        <w:spacing w:after="120"/>
      </w:pPr>
      <w:r>
        <w:lastRenderedPageBreak/>
        <w:t xml:space="preserve">In order to accomplish the goals </w:t>
      </w:r>
      <w:commentRangeStart w:id="22"/>
      <w:r>
        <w:t>listed</w:t>
      </w:r>
      <w:commentRangeEnd w:id="22"/>
      <w:r w:rsidR="001055D0">
        <w:rPr>
          <w:rStyle w:val="CommentReference"/>
        </w:rPr>
        <w:commentReference w:id="22"/>
      </w:r>
      <w:r>
        <w:t xml:space="preserve"> in the problem statement, we have proposed the following objectives in the design:</w:t>
      </w:r>
    </w:p>
    <w:p w14:paraId="27FDEE46" w14:textId="77777777" w:rsidR="007D5858" w:rsidRDefault="006918D2">
      <w:pPr>
        <w:numPr>
          <w:ilvl w:val="0"/>
          <w:numId w:val="2"/>
        </w:numPr>
        <w:tabs>
          <w:tab w:val="left" w:pos="720"/>
        </w:tabs>
        <w:spacing w:after="120"/>
        <w:contextualSpacing/>
      </w:pPr>
      <w:commentRangeStart w:id="23"/>
      <w:r>
        <w:t>The receiver system is low-power and can track up to 50 lightweight and low-power radio tags</w:t>
      </w:r>
      <w:commentRangeEnd w:id="23"/>
      <w:r w:rsidR="001055D0">
        <w:rPr>
          <w:rStyle w:val="CommentReference"/>
        </w:rPr>
        <w:commentReference w:id="23"/>
      </w:r>
    </w:p>
    <w:p w14:paraId="53AAB956" w14:textId="77777777" w:rsidR="007D5858" w:rsidRDefault="006918D2">
      <w:pPr>
        <w:numPr>
          <w:ilvl w:val="0"/>
          <w:numId w:val="2"/>
        </w:numPr>
        <w:tabs>
          <w:tab w:val="left" w:pos="720"/>
        </w:tabs>
        <w:spacing w:after="120"/>
        <w:contextualSpacing/>
      </w:pPr>
      <w:r>
        <w:t xml:space="preserve">System architecture is resilient in </w:t>
      </w:r>
      <w:commentRangeStart w:id="24"/>
      <w:r>
        <w:t xml:space="preserve">cluttered environment </w:t>
      </w:r>
      <w:commentRangeEnd w:id="24"/>
      <w:r w:rsidR="001055D0">
        <w:rPr>
          <w:rStyle w:val="CommentReference"/>
        </w:rPr>
        <w:commentReference w:id="24"/>
      </w:r>
      <w:r>
        <w:t>(unsusceptible to multipath interference, electromagnetic interference, and other environmental conditions)</w:t>
      </w:r>
    </w:p>
    <w:p w14:paraId="57950423" w14:textId="77777777" w:rsidR="007D5858" w:rsidRDefault="006918D2">
      <w:pPr>
        <w:numPr>
          <w:ilvl w:val="0"/>
          <w:numId w:val="2"/>
        </w:numPr>
        <w:tabs>
          <w:tab w:val="left" w:pos="720"/>
        </w:tabs>
        <w:spacing w:after="120"/>
        <w:contextualSpacing/>
      </w:pPr>
      <w:commentRangeStart w:id="25"/>
      <w:r>
        <w:t xml:space="preserve">System is able to achieve two dimensional high spatial accuracy (error for triangulation results is limited within 5 meters) with a 100-300m distance between receivers </w:t>
      </w:r>
    </w:p>
    <w:p w14:paraId="0ACCA223" w14:textId="77777777" w:rsidR="007D5858" w:rsidRDefault="006918D2">
      <w:pPr>
        <w:numPr>
          <w:ilvl w:val="0"/>
          <w:numId w:val="2"/>
        </w:numPr>
        <w:tabs>
          <w:tab w:val="left" w:pos="720"/>
        </w:tabs>
        <w:spacing w:after="120"/>
        <w:contextualSpacing/>
      </w:pPr>
      <w:r>
        <w:t xml:space="preserve">System is cost-efficient (almost all components are commercially off-the-shelf) </w:t>
      </w:r>
    </w:p>
    <w:p w14:paraId="6774D003" w14:textId="77777777" w:rsidR="007D5858" w:rsidRDefault="006918D2">
      <w:pPr>
        <w:numPr>
          <w:ilvl w:val="0"/>
          <w:numId w:val="2"/>
        </w:numPr>
        <w:tabs>
          <w:tab w:val="left" w:pos="720"/>
        </w:tabs>
        <w:spacing w:after="120"/>
        <w:contextualSpacing/>
      </w:pPr>
      <w:r>
        <w:t>Forward compatibility: Must be compatible with and adaptable to a multi-frequency-phase-integer-disambiguation approach for future versions.</w:t>
      </w:r>
      <w:commentRangeEnd w:id="25"/>
      <w:r w:rsidR="001055D0">
        <w:rPr>
          <w:rStyle w:val="CommentReference"/>
        </w:rPr>
        <w:commentReference w:id="25"/>
      </w:r>
    </w:p>
    <w:p w14:paraId="075CDEE1" w14:textId="77777777" w:rsidR="007D5858" w:rsidRDefault="007D5858">
      <w:pPr>
        <w:tabs>
          <w:tab w:val="left" w:pos="720"/>
        </w:tabs>
      </w:pPr>
    </w:p>
    <w:p w14:paraId="10DF24C6" w14:textId="77777777" w:rsidR="007D5858" w:rsidRDefault="006918D2">
      <w:pPr>
        <w:tabs>
          <w:tab w:val="left" w:pos="720"/>
        </w:tabs>
      </w:pPr>
      <w:r>
        <w:t xml:space="preserve">The first objective is to successfully track the locations of 50 individuals in the testing environment. We need to design the tags as lightweight as possible since the individuals are small in size and heavy tags may affect the individuals’ </w:t>
      </w:r>
      <w:del w:id="26" w:author="Julian" w:date="2018-03-02T17:33:00Z">
        <w:r w:rsidDel="00B53A73">
          <w:delText xml:space="preserve">biological </w:delText>
        </w:r>
      </w:del>
      <w:r>
        <w:t xml:space="preserve">activities. To allow for the least possible human intervention during the tracking process, both the receivers and tags need to operate with minimal power consumption to increase </w:t>
      </w:r>
      <w:ins w:id="27" w:author="Julian" w:date="2018-03-02T17:34:00Z">
        <w:r w:rsidR="00B53A73">
          <w:t xml:space="preserve">the </w:t>
        </w:r>
      </w:ins>
      <w:del w:id="28" w:author="Julian" w:date="2018-03-02T17:34:00Z">
        <w:r w:rsidDel="00B53A73">
          <w:delText xml:space="preserve">automatic </w:delText>
        </w:r>
      </w:del>
      <w:ins w:id="29" w:author="Julian" w:date="2018-03-02T17:34:00Z">
        <w:r w:rsidR="00B53A73">
          <w:t xml:space="preserve">automated </w:t>
        </w:r>
      </w:ins>
      <w:r>
        <w:t xml:space="preserve">tracking period. In addition, both the transceivers (ground nodes) and tags (mobile nodes) follow a communication protocol in which the mobile nodes will go to sleep when they are not communicating with the ground nodes to reduce power consumption. </w:t>
      </w:r>
    </w:p>
    <w:p w14:paraId="5B927AE6" w14:textId="77777777" w:rsidR="007D5858" w:rsidRDefault="007D5858">
      <w:pPr>
        <w:tabs>
          <w:tab w:val="left" w:pos="720"/>
        </w:tabs>
      </w:pPr>
    </w:p>
    <w:p w14:paraId="1D81A186" w14:textId="77777777" w:rsidR="007D5858" w:rsidRDefault="006918D2">
      <w:pPr>
        <w:tabs>
          <w:tab w:val="left" w:pos="720"/>
        </w:tabs>
      </w:pPr>
      <w:r>
        <w:t>The communication protocol is an intended route for development, but has not yet been designed. It specifies that mobile nodes wake up every 5 minutes to prepare for data transmission to the ground nodes. The mobile node will receive a 5-second countdown signal once it wakes up. As soon as the mobile node is verified to be within the receiver’s range and has good link, it will be synchronized to global time before it is given a scheduled transmission time by the receiver or sent back to sleep again.  If the mobile node is not within range of any receiver, it will go to sleep and wake up every 5 minutes to check whether it’s within range again. The complexity of the ground to node communication protocol will be governed by how accurate our receivers are when taking angle of arrival measurements. If angle</w:t>
      </w:r>
      <w:ins w:id="30" w:author="Julian" w:date="2018-03-02T17:35:00Z">
        <w:r w:rsidR="00B53A73">
          <w:t>s</w:t>
        </w:r>
      </w:ins>
      <w:r>
        <w:t xml:space="preserve"> of arrival</w:t>
      </w:r>
      <w:del w:id="31" w:author="Julian" w:date="2018-03-02T17:35:00Z">
        <w:r w:rsidDel="00B53A73">
          <w:delText>s</w:delText>
        </w:r>
      </w:del>
      <w:r>
        <w:t xml:space="preserve"> from a couple of </w:t>
      </w:r>
      <w:proofErr w:type="spellStart"/>
      <w:r>
        <w:t>basestations</w:t>
      </w:r>
      <w:proofErr w:type="spellEnd"/>
      <w:r>
        <w:t xml:space="preserve"> intersect to a triangulation area of no more than 5 meter error (discussed </w:t>
      </w:r>
      <w:del w:id="32" w:author="Julian" w:date="2018-03-02T17:35:00Z">
        <w:r w:rsidDel="00B53A73">
          <w:delText>further</w:delText>
        </w:r>
      </w:del>
      <w:ins w:id="33" w:author="Julian" w:date="2018-03-02T17:35:00Z">
        <w:r w:rsidR="00B53A73">
          <w:t>below</w:t>
        </w:r>
      </w:ins>
      <w:r>
        <w:t xml:space="preserve">) over the specified tracking area, then tags will not have to be linked to different receivers depending on location. The communication protocol will also be used for a </w:t>
      </w:r>
      <w:commentRangeStart w:id="34"/>
      <w:r>
        <w:t>multi-frequency system</w:t>
      </w:r>
      <w:commentRangeEnd w:id="34"/>
      <w:r w:rsidR="00B53A73">
        <w:rPr>
          <w:rStyle w:val="CommentReference"/>
        </w:rPr>
        <w:commentReference w:id="34"/>
      </w:r>
      <w:r>
        <w:t xml:space="preserve">, which is a possibility in the future of this project. </w:t>
      </w:r>
    </w:p>
    <w:p w14:paraId="111E4E99" w14:textId="77777777" w:rsidR="007D5858" w:rsidRDefault="007D5858">
      <w:pPr>
        <w:tabs>
          <w:tab w:val="left" w:pos="720"/>
        </w:tabs>
      </w:pPr>
    </w:p>
    <w:p w14:paraId="52BA10E8" w14:textId="77777777" w:rsidR="007D5858" w:rsidRDefault="006918D2">
      <w:pPr>
        <w:tabs>
          <w:tab w:val="left" w:pos="720"/>
        </w:tabs>
      </w:pPr>
      <w:commentRangeStart w:id="35"/>
      <w:del w:id="36" w:author="Julian" w:date="2018-03-02T17:36:00Z">
        <w:r w:rsidDel="00B53A73">
          <w:delText>Furthermore</w:delText>
        </w:r>
      </w:del>
      <w:ins w:id="37" w:author="Julian" w:date="2018-03-02T17:36:00Z">
        <w:r w:rsidR="00B53A73">
          <w:t>Second</w:t>
        </w:r>
        <w:commentRangeEnd w:id="35"/>
        <w:r w:rsidR="00B53A73">
          <w:rPr>
            <w:rStyle w:val="CommentReference"/>
          </w:rPr>
          <w:commentReference w:id="35"/>
        </w:r>
      </w:ins>
      <w:r>
        <w:t xml:space="preserve">, the system must be able to obtain accurate results in a cluttered environment. We agreed that a real environment would have substantial </w:t>
      </w:r>
      <w:del w:id="38" w:author="Julian" w:date="2018-03-02T17:37:00Z">
        <w:r w:rsidDel="00B53A73">
          <w:delText xml:space="preserve">multiple </w:delText>
        </w:r>
      </w:del>
      <w:ins w:id="39" w:author="Julian" w:date="2018-03-02T17:37:00Z">
        <w:r w:rsidR="00B53A73">
          <w:t xml:space="preserve">multipath </w:t>
        </w:r>
      </w:ins>
      <w:r>
        <w:t xml:space="preserve">interference as there will be trees and rocks that can reflect a wireless signal. Multipath interference could result </w:t>
      </w:r>
      <w:ins w:id="40" w:author="Julian" w:date="2018-03-02T17:37:00Z">
        <w:r w:rsidR="00B53A73">
          <w:t xml:space="preserve">in </w:t>
        </w:r>
      </w:ins>
      <w:r>
        <w:t xml:space="preserve">a false </w:t>
      </w:r>
      <w:del w:id="41" w:author="Julian" w:date="2018-03-02T17:38:00Z">
        <w:r w:rsidDel="00B53A73">
          <w:delText>transmit signal</w:delText>
        </w:r>
      </w:del>
      <w:ins w:id="42" w:author="Julian" w:date="2018-03-02T17:38:00Z">
        <w:r w:rsidR="00B53A73">
          <w:t>estimation of line-of-site</w:t>
        </w:r>
      </w:ins>
      <w:r>
        <w:t xml:space="preserve"> which would give us </w:t>
      </w:r>
      <w:del w:id="43" w:author="Julian" w:date="2018-03-02T17:38:00Z">
        <w:r w:rsidDel="00B53A73">
          <w:delText xml:space="preserve">wrong </w:delText>
        </w:r>
      </w:del>
      <w:ins w:id="44" w:author="Julian" w:date="2018-03-02T17:38:00Z">
        <w:r w:rsidR="00B53A73">
          <w:t xml:space="preserve">incorrect </w:t>
        </w:r>
      </w:ins>
      <w:r>
        <w:t xml:space="preserve">information about the location of the tags. </w:t>
      </w:r>
      <w:commentRangeStart w:id="45"/>
      <w:r>
        <w:t xml:space="preserve">The effects of </w:t>
      </w:r>
      <w:proofErr w:type="spellStart"/>
      <w:r>
        <w:t>multipath</w:t>
      </w:r>
      <w:ins w:id="46" w:author="Julian" w:date="2018-03-02T17:38:00Z">
        <w:r w:rsidR="00B53A73">
          <w:t>s</w:t>
        </w:r>
      </w:ins>
      <w:proofErr w:type="spellEnd"/>
      <w:r>
        <w:t xml:space="preserve"> are more </w:t>
      </w:r>
      <w:del w:id="47" w:author="Julian" w:date="2018-03-02T17:38:00Z">
        <w:r w:rsidDel="00B53A73">
          <w:delText xml:space="preserve">amply </w:delText>
        </w:r>
      </w:del>
      <w:ins w:id="48" w:author="Julian" w:date="2018-03-02T17:38:00Z">
        <w:r w:rsidR="00B53A73">
          <w:t xml:space="preserve">thoroughly </w:t>
        </w:r>
      </w:ins>
      <w:r>
        <w:t>discussed in the literature review section</w:t>
      </w:r>
      <w:commentRangeEnd w:id="45"/>
      <w:r w:rsidR="00B53A73">
        <w:rPr>
          <w:rStyle w:val="CommentReference"/>
        </w:rPr>
        <w:commentReference w:id="45"/>
      </w:r>
      <w:r>
        <w:t xml:space="preserve">. </w:t>
      </w:r>
    </w:p>
    <w:p w14:paraId="47277F81" w14:textId="77777777" w:rsidR="007D5858" w:rsidRDefault="007D5858">
      <w:pPr>
        <w:tabs>
          <w:tab w:val="left" w:pos="720"/>
        </w:tabs>
      </w:pPr>
    </w:p>
    <w:p w14:paraId="51534EEE" w14:textId="77777777" w:rsidR="007D5858" w:rsidRDefault="00B53A73">
      <w:pPr>
        <w:tabs>
          <w:tab w:val="left" w:pos="720"/>
        </w:tabs>
      </w:pPr>
      <w:ins w:id="49" w:author="Julian" w:date="2018-03-02T17:39:00Z">
        <w:r>
          <w:t>Third, w</w:t>
        </w:r>
      </w:ins>
      <w:del w:id="50" w:author="Julian" w:date="2018-03-02T17:40:00Z">
        <w:r w:rsidR="006918D2" w:rsidDel="00B53A73">
          <w:delText>W</w:delText>
        </w:r>
      </w:del>
      <w:r w:rsidR="006918D2">
        <w:t xml:space="preserve">e agreed to set the tracking accuracy </w:t>
      </w:r>
      <w:ins w:id="51" w:author="Julian" w:date="2018-03-02T17:40:00Z">
        <w:r>
          <w:t xml:space="preserve">goal </w:t>
        </w:r>
      </w:ins>
      <w:r w:rsidR="006918D2">
        <w:t xml:space="preserve">of our system to 5 meters because this is a minimum requirement to monitor the social interactions and movements of small </w:t>
      </w:r>
      <w:commentRangeStart w:id="52"/>
      <w:r w:rsidR="006918D2">
        <w:t xml:space="preserve">mammal </w:t>
      </w:r>
      <w:commentRangeEnd w:id="52"/>
      <w:r>
        <w:rPr>
          <w:rStyle w:val="CommentReference"/>
        </w:rPr>
        <w:commentReference w:id="52"/>
      </w:r>
      <w:r w:rsidR="006918D2">
        <w:t xml:space="preserve">species and is already much more accurate </w:t>
      </w:r>
      <w:commentRangeStart w:id="53"/>
      <w:r w:rsidR="006918D2">
        <w:t>than existing systems mentioned in the literature section</w:t>
      </w:r>
      <w:commentRangeEnd w:id="53"/>
      <w:r>
        <w:rPr>
          <w:rStyle w:val="CommentReference"/>
        </w:rPr>
        <w:commentReference w:id="53"/>
      </w:r>
      <w:r w:rsidR="006918D2">
        <w:t xml:space="preserve">. We propose a triangulation algorithm for Phase 1 of the project in order to acquire this accuracy: Phase 1 will be the development of the necessary </w:t>
      </w:r>
      <w:proofErr w:type="spellStart"/>
      <w:r w:rsidR="006918D2">
        <w:t>basestation</w:t>
      </w:r>
      <w:proofErr w:type="spellEnd"/>
      <w:r w:rsidR="006918D2">
        <w:t xml:space="preserve"> algorithms and hardware setup to achieve an accurate </w:t>
      </w:r>
      <w:commentRangeStart w:id="54"/>
      <w:r w:rsidR="006918D2">
        <w:t xml:space="preserve">angle of arrival </w:t>
      </w:r>
      <w:commentRangeEnd w:id="54"/>
      <w:r>
        <w:rPr>
          <w:rStyle w:val="CommentReference"/>
        </w:rPr>
        <w:commentReference w:id="54"/>
      </w:r>
      <w:r w:rsidR="006918D2">
        <w:t xml:space="preserve">measurement. </w:t>
      </w:r>
      <w:commentRangeStart w:id="55"/>
      <w:r w:rsidR="006918D2">
        <w:t xml:space="preserve">In a future semester, we plan to modify our system to better overcome the effects of multipath interference by frequency hopping to obtain minimum variation results (Phase 2). If necessary, we plan to implement a multi-frequency phase integer disambiguation system that </w:t>
      </w:r>
      <w:proofErr w:type="spellStart"/>
      <w:r w:rsidR="006918D2">
        <w:t>trilaterates</w:t>
      </w:r>
      <w:proofErr w:type="spellEnd"/>
      <w:r w:rsidR="006918D2">
        <w:t xml:space="preserve"> positions of mobile nodes if a 5-meter accuracy level has not been achieved by previous efforts (Phase 3).</w:t>
      </w:r>
      <w:commentRangeEnd w:id="55"/>
      <w:r w:rsidR="006918D2">
        <w:rPr>
          <w:rStyle w:val="CommentReference"/>
        </w:rPr>
        <w:commentReference w:id="55"/>
      </w:r>
    </w:p>
    <w:p w14:paraId="0407DCDA" w14:textId="77777777" w:rsidR="007D5858" w:rsidRDefault="007D5858">
      <w:pPr>
        <w:tabs>
          <w:tab w:val="left" w:pos="720"/>
        </w:tabs>
      </w:pPr>
    </w:p>
    <w:p w14:paraId="3CB0493F" w14:textId="77777777" w:rsidR="007D5858" w:rsidRDefault="006918D2">
      <w:pPr>
        <w:tabs>
          <w:tab w:val="left" w:pos="720"/>
        </w:tabs>
      </w:pPr>
      <w:r>
        <w:t xml:space="preserve">The diagram below is used </w:t>
      </w:r>
      <w:commentRangeStart w:id="56"/>
      <w:r>
        <w:t xml:space="preserve">to better understand </w:t>
      </w:r>
      <w:commentRangeEnd w:id="56"/>
      <w:r>
        <w:rPr>
          <w:rStyle w:val="CommentReference"/>
        </w:rPr>
        <w:commentReference w:id="56"/>
      </w:r>
      <w:r>
        <w:t>error minimization with relation to AOA calculations.</w:t>
      </w:r>
    </w:p>
    <w:p w14:paraId="51F6DC9D" w14:textId="77777777" w:rsidR="007D5858" w:rsidRDefault="007D5858">
      <w:pPr>
        <w:tabs>
          <w:tab w:val="left" w:pos="720"/>
        </w:tabs>
      </w:pPr>
    </w:p>
    <w:p w14:paraId="067A4E00" w14:textId="77777777" w:rsidR="007D5858" w:rsidRDefault="006918D2">
      <w:pPr>
        <w:tabs>
          <w:tab w:val="left" w:pos="720"/>
        </w:tabs>
        <w:rPr>
          <w:sz w:val="22"/>
          <w:szCs w:val="22"/>
        </w:rPr>
      </w:pPr>
      <w:r>
        <w:rPr>
          <w:noProof/>
        </w:rPr>
        <w:drawing>
          <wp:anchor distT="114300" distB="114300" distL="114300" distR="114300" simplePos="0" relativeHeight="251658240" behindDoc="0" locked="0" layoutInCell="1" hidden="0" allowOverlap="1" wp14:anchorId="0CFE8755" wp14:editId="1B9A737D">
            <wp:simplePos x="0" y="0"/>
            <wp:positionH relativeFrom="margin">
              <wp:posOffset>747713</wp:posOffset>
            </wp:positionH>
            <wp:positionV relativeFrom="paragraph">
              <wp:posOffset>28575</wp:posOffset>
            </wp:positionV>
            <wp:extent cx="3762375" cy="2381250"/>
            <wp:effectExtent l="0" t="0" r="0" b="0"/>
            <wp:wrapSquare wrapText="bothSides" distT="114300" distB="114300" distL="114300" distR="114300"/>
            <wp:docPr id="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l="12673" t="24305" r="18750" b="17824"/>
                    <a:stretch>
                      <a:fillRect/>
                    </a:stretch>
                  </pic:blipFill>
                  <pic:spPr>
                    <a:xfrm>
                      <a:off x="0" y="0"/>
                      <a:ext cx="3762375" cy="2381250"/>
                    </a:xfrm>
                    <a:prstGeom prst="rect">
                      <a:avLst/>
                    </a:prstGeom>
                    <a:ln/>
                  </pic:spPr>
                </pic:pic>
              </a:graphicData>
            </a:graphic>
          </wp:anchor>
        </w:drawing>
      </w:r>
    </w:p>
    <w:p w14:paraId="1D0F1D1C" w14:textId="77777777" w:rsidR="007D5858" w:rsidRDefault="007D5858">
      <w:pPr>
        <w:tabs>
          <w:tab w:val="left" w:pos="720"/>
        </w:tabs>
        <w:rPr>
          <w:sz w:val="22"/>
          <w:szCs w:val="22"/>
        </w:rPr>
      </w:pPr>
    </w:p>
    <w:p w14:paraId="67DC7D1B" w14:textId="77777777" w:rsidR="007D5858" w:rsidRDefault="007D5858">
      <w:pPr>
        <w:tabs>
          <w:tab w:val="left" w:pos="720"/>
        </w:tabs>
        <w:rPr>
          <w:sz w:val="22"/>
          <w:szCs w:val="22"/>
        </w:rPr>
      </w:pPr>
    </w:p>
    <w:p w14:paraId="10B86F05" w14:textId="77777777" w:rsidR="007D5858" w:rsidRDefault="007D5858">
      <w:pPr>
        <w:tabs>
          <w:tab w:val="left" w:pos="720"/>
        </w:tabs>
        <w:rPr>
          <w:sz w:val="22"/>
          <w:szCs w:val="22"/>
        </w:rPr>
      </w:pPr>
    </w:p>
    <w:p w14:paraId="0E87D01C" w14:textId="77777777" w:rsidR="007D5858" w:rsidRDefault="007D5858">
      <w:pPr>
        <w:tabs>
          <w:tab w:val="left" w:pos="720"/>
        </w:tabs>
        <w:rPr>
          <w:sz w:val="22"/>
          <w:szCs w:val="22"/>
        </w:rPr>
      </w:pPr>
    </w:p>
    <w:p w14:paraId="0B478BFB" w14:textId="77777777" w:rsidR="007D5858" w:rsidRDefault="007D5858">
      <w:pPr>
        <w:tabs>
          <w:tab w:val="left" w:pos="720"/>
        </w:tabs>
        <w:rPr>
          <w:sz w:val="22"/>
          <w:szCs w:val="22"/>
        </w:rPr>
      </w:pPr>
    </w:p>
    <w:p w14:paraId="52D1CC70" w14:textId="77777777" w:rsidR="007D5858" w:rsidRDefault="007D5858">
      <w:pPr>
        <w:tabs>
          <w:tab w:val="left" w:pos="720"/>
        </w:tabs>
        <w:rPr>
          <w:sz w:val="22"/>
          <w:szCs w:val="22"/>
        </w:rPr>
      </w:pPr>
    </w:p>
    <w:p w14:paraId="559CBDA0" w14:textId="77777777" w:rsidR="007D5858" w:rsidRDefault="007D5858">
      <w:pPr>
        <w:tabs>
          <w:tab w:val="left" w:pos="720"/>
        </w:tabs>
        <w:rPr>
          <w:sz w:val="22"/>
          <w:szCs w:val="22"/>
        </w:rPr>
      </w:pPr>
    </w:p>
    <w:p w14:paraId="79239443" w14:textId="77777777" w:rsidR="007D5858" w:rsidRDefault="007D5858">
      <w:pPr>
        <w:tabs>
          <w:tab w:val="left" w:pos="720"/>
        </w:tabs>
        <w:rPr>
          <w:sz w:val="22"/>
          <w:szCs w:val="22"/>
        </w:rPr>
      </w:pPr>
    </w:p>
    <w:p w14:paraId="64FBD92E" w14:textId="77777777" w:rsidR="007D5858" w:rsidRDefault="007D5858">
      <w:pPr>
        <w:tabs>
          <w:tab w:val="left" w:pos="720"/>
        </w:tabs>
        <w:rPr>
          <w:sz w:val="22"/>
          <w:szCs w:val="22"/>
        </w:rPr>
      </w:pPr>
    </w:p>
    <w:p w14:paraId="2CC7A9E1" w14:textId="77777777" w:rsidR="007D5858" w:rsidRDefault="007D5858">
      <w:pPr>
        <w:tabs>
          <w:tab w:val="left" w:pos="720"/>
        </w:tabs>
        <w:rPr>
          <w:sz w:val="22"/>
          <w:szCs w:val="22"/>
        </w:rPr>
      </w:pPr>
    </w:p>
    <w:p w14:paraId="02CCF35C" w14:textId="77777777" w:rsidR="007D5858" w:rsidRDefault="007D5858">
      <w:pPr>
        <w:tabs>
          <w:tab w:val="left" w:pos="720"/>
        </w:tabs>
        <w:rPr>
          <w:sz w:val="22"/>
          <w:szCs w:val="22"/>
        </w:rPr>
      </w:pPr>
    </w:p>
    <w:p w14:paraId="0BA0C301" w14:textId="77777777" w:rsidR="007D5858" w:rsidRDefault="007D5858">
      <w:pPr>
        <w:tabs>
          <w:tab w:val="left" w:pos="720"/>
        </w:tabs>
        <w:rPr>
          <w:sz w:val="22"/>
          <w:szCs w:val="22"/>
        </w:rPr>
      </w:pPr>
    </w:p>
    <w:p w14:paraId="3165A1C8" w14:textId="77777777" w:rsidR="007D5858" w:rsidRDefault="007D5858">
      <w:pPr>
        <w:tabs>
          <w:tab w:val="left" w:pos="720"/>
        </w:tabs>
        <w:rPr>
          <w:sz w:val="22"/>
          <w:szCs w:val="22"/>
        </w:rPr>
      </w:pPr>
    </w:p>
    <w:p w14:paraId="22FC4AC4" w14:textId="77777777" w:rsidR="007D5858" w:rsidRDefault="007D5858">
      <w:pPr>
        <w:tabs>
          <w:tab w:val="left" w:pos="720"/>
        </w:tabs>
        <w:rPr>
          <w:sz w:val="22"/>
          <w:szCs w:val="22"/>
        </w:rPr>
      </w:pPr>
    </w:p>
    <w:p w14:paraId="43CD18FB" w14:textId="77777777" w:rsidR="007D5858" w:rsidRDefault="007D5858">
      <w:pPr>
        <w:tabs>
          <w:tab w:val="left" w:pos="720"/>
        </w:tabs>
      </w:pPr>
    </w:p>
    <w:p w14:paraId="2E443A3A" w14:textId="77777777" w:rsidR="007D5858" w:rsidRDefault="006918D2">
      <w:pPr>
        <w:tabs>
          <w:tab w:val="left" w:pos="720"/>
        </w:tabs>
        <w:rPr>
          <w:sz w:val="22"/>
          <w:szCs w:val="22"/>
        </w:rPr>
      </w:pPr>
      <w:r>
        <w:t>Figure 2: Error in triangulated area</w:t>
      </w:r>
    </w:p>
    <w:p w14:paraId="0A7A878F" w14:textId="77777777" w:rsidR="007D5858" w:rsidRDefault="007D5858">
      <w:pPr>
        <w:tabs>
          <w:tab w:val="left" w:pos="720"/>
        </w:tabs>
        <w:rPr>
          <w:sz w:val="22"/>
          <w:szCs w:val="22"/>
        </w:rPr>
      </w:pPr>
    </w:p>
    <w:p w14:paraId="19AF2D2D" w14:textId="77777777" w:rsidR="007D5858" w:rsidRDefault="006918D2">
      <w:pPr>
        <w:tabs>
          <w:tab w:val="left" w:pos="720"/>
        </w:tabs>
      </w:pPr>
      <w:r>
        <w:t>In order to accomplish at least a 5 meter accuracy, a line of more than five meters cannot be drawn within the triangulated area of error</w:t>
      </w:r>
      <w:del w:id="57" w:author="Julian" w:date="2018-03-02T17:49:00Z">
        <w:r w:rsidDel="006918D2">
          <w:delText xml:space="preserve"> </w:delText>
        </w:r>
      </w:del>
      <w:r>
        <w:t xml:space="preserve">. This area of error will be determined by α1, α2, and α3 </w:t>
      </w:r>
      <w:commentRangeStart w:id="58"/>
      <w:r>
        <w:t xml:space="preserve">(Figure 1) </w:t>
      </w:r>
      <w:commentRangeEnd w:id="58"/>
      <w:r>
        <w:rPr>
          <w:rStyle w:val="CommentReference"/>
        </w:rPr>
        <w:commentReference w:id="58"/>
      </w:r>
      <w:r>
        <w:t>which resemble the angle of arrival error from receiver 1, 2, and 3 respectively.  α1, α2, and α3 will be determined by phase difference errors from a transmitting RF signal to multiple antennas. Sources of AOA error are further discussed in the technical section of this proposal, and simulations have been planned to find algorithms that can make additional steps in minimizing this error.</w:t>
      </w:r>
    </w:p>
    <w:p w14:paraId="7064E1F9" w14:textId="77777777" w:rsidR="007D5858" w:rsidRDefault="007D5858">
      <w:pPr>
        <w:tabs>
          <w:tab w:val="left" w:pos="720"/>
        </w:tabs>
      </w:pPr>
    </w:p>
    <w:p w14:paraId="693E0A5C" w14:textId="77777777" w:rsidR="007D5858" w:rsidRDefault="007D5858">
      <w:pPr>
        <w:tabs>
          <w:tab w:val="left" w:pos="720"/>
        </w:tabs>
      </w:pPr>
    </w:p>
    <w:p w14:paraId="0C2063D6" w14:textId="77777777" w:rsidR="007D5858" w:rsidRDefault="006918D2">
      <w:pPr>
        <w:tabs>
          <w:tab w:val="left" w:pos="720"/>
        </w:tabs>
      </w:pPr>
      <w:del w:id="59" w:author="Julian" w:date="2018-03-02T17:52:00Z">
        <w:r w:rsidDel="006918D2">
          <w:delText>Last</w:delText>
        </w:r>
      </w:del>
      <w:ins w:id="60" w:author="Julian" w:date="2018-03-02T17:52:00Z">
        <w:r>
          <w:t>Fourth</w:t>
        </w:r>
      </w:ins>
      <w:r>
        <w:t xml:space="preserve">, </w:t>
      </w:r>
      <w:commentRangeStart w:id="61"/>
      <w:del w:id="62" w:author="Julian" w:date="2018-03-02T17:53:00Z">
        <w:r w:rsidDel="006918D2">
          <w:delText xml:space="preserve">but not least </w:delText>
        </w:r>
        <w:commentRangeEnd w:id="61"/>
        <w:r w:rsidDel="006918D2">
          <w:rPr>
            <w:rStyle w:val="CommentReference"/>
          </w:rPr>
          <w:commentReference w:id="61"/>
        </w:r>
      </w:del>
      <w:r>
        <w:t>we have devised a system that is composed of cost-effective, off-the-shelf components. This is done to make this setup more reproducible in future works and more accessible to ecological hobbyists/</w:t>
      </w:r>
      <w:r w:rsidR="006D4A0A">
        <w:t>researchers</w:t>
      </w:r>
      <w:r>
        <w:t>.</w:t>
      </w:r>
    </w:p>
    <w:p w14:paraId="51A2B83F" w14:textId="77777777" w:rsidR="007D5858" w:rsidRDefault="00813EA8">
      <w:pPr>
        <w:tabs>
          <w:tab w:val="left" w:pos="720"/>
        </w:tabs>
        <w:spacing w:before="120" w:after="120"/>
      </w:pPr>
      <w:r>
        <w:rPr>
          <w:rStyle w:val="CommentReference"/>
        </w:rPr>
        <w:commentReference w:id="63"/>
      </w:r>
    </w:p>
    <w:p w14:paraId="6A8328DE" w14:textId="77777777" w:rsidR="007D5858" w:rsidRDefault="006918D2">
      <w:pPr>
        <w:tabs>
          <w:tab w:val="left" w:pos="720"/>
        </w:tabs>
        <w:spacing w:after="120"/>
        <w:rPr>
          <w:b/>
          <w:sz w:val="28"/>
          <w:szCs w:val="28"/>
        </w:rPr>
      </w:pPr>
      <w:r>
        <w:rPr>
          <w:b/>
          <w:sz w:val="28"/>
          <w:szCs w:val="28"/>
        </w:rPr>
        <w:lastRenderedPageBreak/>
        <w:t>IV. Technical Approach</w:t>
      </w:r>
    </w:p>
    <w:p w14:paraId="44C3C0A3" w14:textId="77777777" w:rsidR="007D5858" w:rsidRDefault="006918D2">
      <w:pPr>
        <w:tabs>
          <w:tab w:val="left" w:pos="720"/>
        </w:tabs>
        <w:spacing w:after="120"/>
      </w:pPr>
      <w:r>
        <w:t>The entirety of the proposed direction finding system consists of radio transmitters and receivers. This section will focus primarily on receiver design as the lightweight radio tags are being developed by another party. In order to achieve our design objectives, the receiver architecture will require the most development.</w:t>
      </w:r>
    </w:p>
    <w:p w14:paraId="24C20DF3" w14:textId="77777777" w:rsidR="007D5858" w:rsidRDefault="006918D2">
      <w:pPr>
        <w:tabs>
          <w:tab w:val="left" w:pos="720"/>
        </w:tabs>
        <w:spacing w:after="120"/>
        <w:rPr>
          <w:b/>
        </w:rPr>
      </w:pPr>
      <w:r>
        <w:rPr>
          <w:b/>
        </w:rPr>
        <w:t xml:space="preserve">IV. </w:t>
      </w:r>
      <w:proofErr w:type="spellStart"/>
      <w:r>
        <w:rPr>
          <w:b/>
        </w:rPr>
        <w:t>i</w:t>
      </w:r>
      <w:proofErr w:type="spellEnd"/>
      <w:r>
        <w:rPr>
          <w:b/>
        </w:rPr>
        <w:t xml:space="preserve">. Receiver Architecture </w:t>
      </w:r>
    </w:p>
    <w:p w14:paraId="439DE9DC" w14:textId="77777777" w:rsidR="007D5858" w:rsidRDefault="006918D2">
      <w:pPr>
        <w:tabs>
          <w:tab w:val="left" w:pos="720"/>
        </w:tabs>
        <w:spacing w:after="120"/>
      </w:pPr>
      <w:r>
        <w:t xml:space="preserve">We first propose a receiver architecture that consists of an embedded device to simplify wireless communication and improve the cost effectiveness of this project. </w:t>
      </w:r>
    </w:p>
    <w:p w14:paraId="1C217ACF" w14:textId="77777777" w:rsidR="007D5858" w:rsidRDefault="006918D2">
      <w:pPr>
        <w:tabs>
          <w:tab w:val="left" w:pos="720"/>
        </w:tabs>
        <w:spacing w:after="120"/>
      </w:pPr>
      <w:r>
        <w:t>The ideal embedded device would include the following:</w:t>
      </w:r>
    </w:p>
    <w:p w14:paraId="4B712187" w14:textId="77777777" w:rsidR="007D5858" w:rsidRDefault="006918D2">
      <w:pPr>
        <w:numPr>
          <w:ilvl w:val="0"/>
          <w:numId w:val="4"/>
        </w:numPr>
        <w:tabs>
          <w:tab w:val="left" w:pos="720"/>
        </w:tabs>
        <w:spacing w:after="120"/>
        <w:contextualSpacing/>
      </w:pPr>
      <w:r>
        <w:t xml:space="preserve">A sub 1-GHz device for VHF or UHF frequencies transmitted from radio tags. We choose a lower frequency band (relative to most RF applications) to mitigate multipath interference and better determine the phase difference of signals. </w:t>
      </w:r>
      <w:commentRangeStart w:id="64"/>
      <w:r>
        <w:t xml:space="preserve">Previous systems have used ~150 MHz as the operating frequency of transmitters because of the impact of large trees on multipath interference. </w:t>
      </w:r>
      <w:commentRangeEnd w:id="64"/>
      <w:r w:rsidR="00813EA8">
        <w:rPr>
          <w:rStyle w:val="CommentReference"/>
        </w:rPr>
        <w:commentReference w:id="64"/>
      </w:r>
    </w:p>
    <w:p w14:paraId="4E201913" w14:textId="77777777" w:rsidR="007D5858" w:rsidRDefault="006918D2">
      <w:pPr>
        <w:numPr>
          <w:ilvl w:val="0"/>
          <w:numId w:val="4"/>
        </w:numPr>
        <w:tabs>
          <w:tab w:val="left" w:pos="720"/>
        </w:tabs>
        <w:spacing w:after="120"/>
        <w:contextualSpacing/>
      </w:pPr>
      <w:r>
        <w:t xml:space="preserve">A very high sample frequency during the analog to digital conversion of RF signals. This is essential for mitigating adverse effect from noise when determining accurate phase differences from radio waves moving at the speed of light. However, a sampling frequency above twice the radio frequency (constant in a non-frequency modulated signals) is not needed. </w:t>
      </w:r>
      <w:commentRangeStart w:id="65"/>
      <w:r>
        <w:t xml:space="preserve">Sampling rates are further discussed in section IV. vii. “RF Wave Reconstruction and </w:t>
      </w:r>
      <w:proofErr w:type="spellStart"/>
      <w:r>
        <w:t>Matlab</w:t>
      </w:r>
      <w:proofErr w:type="spellEnd"/>
      <w:r>
        <w:t xml:space="preserve"> Simulation”. </w:t>
      </w:r>
      <w:commentRangeEnd w:id="65"/>
      <w:r w:rsidR="00813EA8">
        <w:rPr>
          <w:rStyle w:val="CommentReference"/>
        </w:rPr>
        <w:commentReference w:id="65"/>
      </w:r>
    </w:p>
    <w:p w14:paraId="406ED05C" w14:textId="77777777" w:rsidR="007D5858" w:rsidRDefault="006918D2">
      <w:pPr>
        <w:numPr>
          <w:ilvl w:val="0"/>
          <w:numId w:val="4"/>
        </w:numPr>
        <w:tabs>
          <w:tab w:val="left" w:pos="720"/>
        </w:tabs>
        <w:spacing w:after="120"/>
        <w:contextualSpacing/>
      </w:pPr>
      <w:r>
        <w:t>Ample UART/I2C/SPI/GPIO connections for data logging and transfer</w:t>
      </w:r>
    </w:p>
    <w:p w14:paraId="763C26D2" w14:textId="77777777" w:rsidR="007D5858" w:rsidRDefault="006918D2">
      <w:pPr>
        <w:numPr>
          <w:ilvl w:val="0"/>
          <w:numId w:val="4"/>
        </w:numPr>
        <w:tabs>
          <w:tab w:val="left" w:pos="720"/>
        </w:tabs>
        <w:spacing w:after="120"/>
        <w:contextualSpacing/>
      </w:pPr>
      <w:r>
        <w:t>Contains every component necessary for receiving an RF signal from an external antenna - ADC, local oscillator, etc.</w:t>
      </w:r>
    </w:p>
    <w:p w14:paraId="7CAA387A" w14:textId="77777777" w:rsidR="007D5858" w:rsidRDefault="006918D2">
      <w:pPr>
        <w:numPr>
          <w:ilvl w:val="0"/>
          <w:numId w:val="4"/>
        </w:numPr>
        <w:tabs>
          <w:tab w:val="left" w:pos="720"/>
        </w:tabs>
        <w:spacing w:after="120"/>
        <w:contextualSpacing/>
      </w:pPr>
      <w:r>
        <w:t>Extremely high RF sensitivity and blocking performance</w:t>
      </w:r>
    </w:p>
    <w:p w14:paraId="294599A2" w14:textId="77777777" w:rsidR="007D5858" w:rsidRDefault="006918D2">
      <w:pPr>
        <w:numPr>
          <w:ilvl w:val="0"/>
          <w:numId w:val="4"/>
        </w:numPr>
        <w:tabs>
          <w:tab w:val="left" w:pos="720"/>
        </w:tabs>
        <w:spacing w:after="120"/>
        <w:contextualSpacing/>
      </w:pPr>
      <w:r>
        <w:t>Programmable and highly used by the public - helpful for finding more tutorials and readily available information on the device</w:t>
      </w:r>
    </w:p>
    <w:p w14:paraId="6E239252" w14:textId="77777777" w:rsidR="007D5858" w:rsidRDefault="006918D2">
      <w:pPr>
        <w:numPr>
          <w:ilvl w:val="0"/>
          <w:numId w:val="4"/>
        </w:numPr>
        <w:tabs>
          <w:tab w:val="left" w:pos="720"/>
        </w:tabs>
        <w:spacing w:after="120"/>
        <w:contextualSpacing/>
      </w:pPr>
      <w:r>
        <w:t>Low power and low cost</w:t>
      </w:r>
    </w:p>
    <w:p w14:paraId="65B15603" w14:textId="77777777" w:rsidR="007D5858" w:rsidRDefault="006918D2">
      <w:pPr>
        <w:tabs>
          <w:tab w:val="left" w:pos="720"/>
        </w:tabs>
        <w:spacing w:after="120"/>
      </w:pPr>
      <w:r>
        <w:t xml:space="preserve">From this list of specifications, the CC1310 was chosen. The CC1310’s specifications are collated within the datasheet: </w:t>
      </w:r>
      <w:hyperlink r:id="rId11">
        <w:r>
          <w:rPr>
            <w:color w:val="1155CC"/>
            <w:u w:val="single"/>
          </w:rPr>
          <w:t>http://www.ti.com/lit/ds/symlink/cc1310.pdf</w:t>
        </w:r>
      </w:hyperlink>
      <w:r>
        <w:t xml:space="preserve"> </w:t>
      </w:r>
    </w:p>
    <w:p w14:paraId="5F3DA59A" w14:textId="77777777" w:rsidR="007D5858" w:rsidRDefault="006918D2">
      <w:pPr>
        <w:numPr>
          <w:ilvl w:val="0"/>
          <w:numId w:val="3"/>
        </w:numPr>
        <w:tabs>
          <w:tab w:val="left" w:pos="720"/>
        </w:tabs>
        <w:spacing w:after="120"/>
        <w:contextualSpacing/>
      </w:pPr>
      <w:commentRangeStart w:id="66"/>
      <w:r>
        <w:t>Suitable</w:t>
      </w:r>
      <w:commentRangeEnd w:id="66"/>
      <w:r w:rsidR="00813EA8">
        <w:rPr>
          <w:rStyle w:val="CommentReference"/>
        </w:rPr>
        <w:commentReference w:id="66"/>
      </w:r>
      <w:r>
        <w:t xml:space="preserve"> sampling rate and clock frequency: </w:t>
      </w:r>
      <w:del w:id="67" w:author="Julian" w:date="2018-03-02T18:00:00Z">
        <w:r w:rsidDel="00813EA8">
          <w:delText xml:space="preserve">200KHz </w:delText>
        </w:r>
      </w:del>
      <w:ins w:id="68" w:author="Julian" w:date="2018-03-02T18:00:00Z">
        <w:r w:rsidR="00813EA8">
          <w:t xml:space="preserve">200 kHz </w:t>
        </w:r>
      </w:ins>
      <w:r>
        <w:t>ADC sample rate and runs on a 24</w:t>
      </w:r>
      <w:ins w:id="69" w:author="Julian" w:date="2018-03-02T18:00:00Z">
        <w:r w:rsidR="00813EA8">
          <w:t xml:space="preserve"> </w:t>
        </w:r>
      </w:ins>
      <w:r>
        <w:t>MHz clock.</w:t>
      </w:r>
    </w:p>
    <w:p w14:paraId="5B06F017" w14:textId="77777777" w:rsidR="007D5858" w:rsidRDefault="006918D2">
      <w:pPr>
        <w:numPr>
          <w:ilvl w:val="0"/>
          <w:numId w:val="3"/>
        </w:numPr>
        <w:tabs>
          <w:tab w:val="left" w:pos="720"/>
        </w:tabs>
        <w:spacing w:after="120"/>
        <w:contextualSpacing/>
      </w:pPr>
      <w:r>
        <w:t>30 GPIO Pins with I2C and UART capability</w:t>
      </w:r>
    </w:p>
    <w:p w14:paraId="343598D1" w14:textId="77777777" w:rsidR="007D5858" w:rsidRDefault="006918D2">
      <w:pPr>
        <w:numPr>
          <w:ilvl w:val="0"/>
          <w:numId w:val="3"/>
        </w:numPr>
        <w:tabs>
          <w:tab w:val="left" w:pos="720"/>
        </w:tabs>
        <w:spacing w:after="120"/>
        <w:contextualSpacing/>
      </w:pPr>
      <w:r>
        <w:t xml:space="preserve">128 </w:t>
      </w:r>
      <w:commentRangeStart w:id="70"/>
      <w:r>
        <w:t>Kb</w:t>
      </w:r>
      <w:commentRangeEnd w:id="70"/>
      <w:r w:rsidR="00813EA8">
        <w:rPr>
          <w:rStyle w:val="CommentReference"/>
        </w:rPr>
        <w:commentReference w:id="70"/>
      </w:r>
      <w:r>
        <w:t xml:space="preserve"> flash and 20 Kb ram</w:t>
      </w:r>
    </w:p>
    <w:p w14:paraId="07346A70" w14:textId="77777777" w:rsidR="007D5858" w:rsidRDefault="006918D2">
      <w:pPr>
        <w:numPr>
          <w:ilvl w:val="0"/>
          <w:numId w:val="3"/>
        </w:numPr>
        <w:tabs>
          <w:tab w:val="left" w:pos="720"/>
        </w:tabs>
        <w:spacing w:after="120"/>
        <w:contextualSpacing/>
      </w:pPr>
      <w:r>
        <w:t>The CC1310 transceiver chip is the smallest available chip in the market (critical for low weight tags on small animals)</w:t>
      </w:r>
    </w:p>
    <w:p w14:paraId="00E3FC5E" w14:textId="77777777" w:rsidR="007D5858" w:rsidRDefault="006918D2">
      <w:pPr>
        <w:tabs>
          <w:tab w:val="left" w:pos="720"/>
        </w:tabs>
        <w:spacing w:after="120"/>
      </w:pPr>
      <w:r>
        <w:t>With the CC1310 in place, we refer to a simplified representation of our receiver system:</w:t>
      </w:r>
    </w:p>
    <w:p w14:paraId="45556609" w14:textId="77777777" w:rsidR="007D5858" w:rsidRDefault="006918D2">
      <w:pPr>
        <w:tabs>
          <w:tab w:val="left" w:pos="720"/>
        </w:tabs>
        <w:spacing w:after="120"/>
      </w:pPr>
      <w:commentRangeStart w:id="71"/>
      <w:r>
        <w:lastRenderedPageBreak/>
        <w:t>Figure 3: Receiver Architecture</w:t>
      </w:r>
      <w:r>
        <w:rPr>
          <w:noProof/>
        </w:rPr>
        <w:drawing>
          <wp:anchor distT="114300" distB="114300" distL="114300" distR="114300" simplePos="0" relativeHeight="251659264" behindDoc="0" locked="0" layoutInCell="1" hidden="0" allowOverlap="1" wp14:anchorId="3D2EFEBD" wp14:editId="4EEF5E45">
            <wp:simplePos x="0" y="0"/>
            <wp:positionH relativeFrom="margin">
              <wp:posOffset>-95249</wp:posOffset>
            </wp:positionH>
            <wp:positionV relativeFrom="paragraph">
              <wp:posOffset>0</wp:posOffset>
            </wp:positionV>
            <wp:extent cx="5486400" cy="4114800"/>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86400" cy="4114800"/>
                    </a:xfrm>
                    <a:prstGeom prst="rect">
                      <a:avLst/>
                    </a:prstGeom>
                    <a:ln/>
                  </pic:spPr>
                </pic:pic>
              </a:graphicData>
            </a:graphic>
          </wp:anchor>
        </w:drawing>
      </w:r>
      <w:commentRangeEnd w:id="71"/>
      <w:r w:rsidR="00433AF4">
        <w:rPr>
          <w:rStyle w:val="CommentReference"/>
        </w:rPr>
        <w:commentReference w:id="71"/>
      </w:r>
    </w:p>
    <w:p w14:paraId="78383079" w14:textId="77777777" w:rsidR="007D5858" w:rsidRDefault="006918D2">
      <w:pPr>
        <w:tabs>
          <w:tab w:val="left" w:pos="720"/>
        </w:tabs>
        <w:spacing w:after="120"/>
      </w:pPr>
      <w:r>
        <w:t>We ch</w:t>
      </w:r>
      <w:del w:id="72" w:author="Julian" w:date="2018-03-02T18:05:00Z">
        <w:r w:rsidDel="00433AF4">
          <w:delText>o</w:delText>
        </w:r>
      </w:del>
      <w:r>
        <w:t xml:space="preserve">ose to use three antennas to delimit phase ambiguity to expand the phase interferometry system’s capabilities from determining AOAs from </w:t>
      </w:r>
      <m:oMath>
        <m:r>
          <w:rPr>
            <w:rFonts w:ascii="Cambria Math" w:hAnsi="Cambria Math"/>
          </w:rPr>
          <m:t>-π&lt;θ&lt;π</m:t>
        </m:r>
      </m:oMath>
      <w:r>
        <w:t xml:space="preserve"> to </w:t>
      </w:r>
      <m:oMath>
        <m:r>
          <w:rPr>
            <w:rFonts w:ascii="Cambria Math" w:hAnsi="Cambria Math"/>
          </w:rPr>
          <m:t>-πn&lt;θ&lt;πn</m:t>
        </m:r>
      </m:oMath>
      <w:r>
        <w:t xml:space="preserve"> </w:t>
      </w:r>
      <w:proofErr w:type="gramStart"/>
      <w:r>
        <w:t xml:space="preserve">where </w:t>
      </w:r>
      <w:proofErr w:type="gramEnd"/>
      <m:oMath>
        <m:r>
          <w:rPr>
            <w:rFonts w:ascii="Cambria Math" w:hAnsi="Cambria Math"/>
          </w:rPr>
          <m:t>n&gt;0</m:t>
        </m:r>
      </m:oMath>
      <w:r>
        <w:t xml:space="preserve">. </w:t>
      </w:r>
      <w:commentRangeStart w:id="73"/>
      <w:r>
        <w:t xml:space="preserve">The RF Switch was placed very early in the design to combine multiple receiving channels into one streamlined input. </w:t>
      </w:r>
      <w:commentRangeEnd w:id="73"/>
      <w:r w:rsidR="005B485F">
        <w:rPr>
          <w:rStyle w:val="CommentReference"/>
        </w:rPr>
        <w:commentReference w:id="73"/>
      </w:r>
      <w:r>
        <w:t xml:space="preserve">With this system, only offsets from the antenna geometry or the wire lengths/connectors from each antenna to the switch could contribute to phase difference errors between each antenna. </w:t>
      </w:r>
      <w:commentRangeStart w:id="74"/>
      <w:r>
        <w:t xml:space="preserve">Solutions for this type of error </w:t>
      </w:r>
      <w:del w:id="75" w:author="Julian" w:date="2018-03-02T18:07:00Z">
        <w:r w:rsidDel="00433AF4">
          <w:delText xml:space="preserve">is </w:delText>
        </w:r>
      </w:del>
      <w:commentRangeEnd w:id="74"/>
      <w:ins w:id="76" w:author="Julian" w:date="2018-03-02T18:07:00Z">
        <w:r w:rsidR="00433AF4">
          <w:t xml:space="preserve">are </w:t>
        </w:r>
      </w:ins>
      <w:r w:rsidR="00433AF4">
        <w:rPr>
          <w:rStyle w:val="CommentReference"/>
        </w:rPr>
        <w:commentReference w:id="74"/>
      </w:r>
      <w:r>
        <w:t xml:space="preserve">discussed in section IV. vi. “Phase Disambiguation and Angle of Arrival Calculation”. A low noise amplifier is proposed to increase the power of the incoming signal, even though we may find it unnecessary after preliminary testing. </w:t>
      </w:r>
      <w:commentRangeStart w:id="77"/>
      <w:r>
        <w:t xml:space="preserve">Low noise amplification takes place after the RF Switching stage to decrease the length variability of different antenna channels. </w:t>
      </w:r>
      <w:commentRangeEnd w:id="77"/>
      <w:r w:rsidR="00433AF4">
        <w:rPr>
          <w:rStyle w:val="CommentReference"/>
        </w:rPr>
        <w:commentReference w:id="77"/>
      </w:r>
      <w:r>
        <w:t xml:space="preserve">The CC1310’s primary responsibility will consist of the analog to digital conversion of the signal, and an extraction of in-phase and quadrature </w:t>
      </w:r>
      <w:commentRangeStart w:id="78"/>
      <w:r>
        <w:t>values</w:t>
      </w:r>
      <w:commentRangeEnd w:id="78"/>
      <w:r w:rsidR="00433AF4">
        <w:rPr>
          <w:rStyle w:val="CommentReference"/>
        </w:rPr>
        <w:commentReference w:id="78"/>
      </w:r>
      <w:r>
        <w:t xml:space="preserve"> which will be sent to the Raspberry Pi over a UART connection. The RF signal from each antenna will be reconstructed using embedded programming on the Raspberry Pi. From this reconstruction, the phase differences for each antenna will be calculated along with phase disambiguation (from comparing the phase difference from antennas 1 and 2 to the phase difference of antennas 2 and 3). Subsequently at this stage, the angle of arrival will be calculated, timestamped, and sent wirelessly (over a unique frequency to avoid interference with the whole system) to a central hub which will triangulate the source of the signal.  </w:t>
      </w:r>
    </w:p>
    <w:p w14:paraId="1EA88905" w14:textId="77777777" w:rsidR="007D5858" w:rsidRDefault="006918D2">
      <w:pPr>
        <w:tabs>
          <w:tab w:val="left" w:pos="720"/>
        </w:tabs>
        <w:spacing w:after="120"/>
        <w:rPr>
          <w:b/>
        </w:rPr>
      </w:pPr>
      <w:r>
        <w:rPr>
          <w:b/>
        </w:rPr>
        <w:lastRenderedPageBreak/>
        <w:t xml:space="preserve">IV. </w:t>
      </w:r>
      <w:proofErr w:type="gramStart"/>
      <w:r>
        <w:rPr>
          <w:b/>
        </w:rPr>
        <w:t>ii</w:t>
      </w:r>
      <w:proofErr w:type="gramEnd"/>
      <w:r>
        <w:rPr>
          <w:b/>
        </w:rPr>
        <w:t>. Antennas</w:t>
      </w:r>
    </w:p>
    <w:p w14:paraId="429D506B" w14:textId="77777777" w:rsidR="007D5858" w:rsidRDefault="006918D2">
      <w:pPr>
        <w:tabs>
          <w:tab w:val="left" w:pos="720"/>
        </w:tabs>
        <w:spacing w:after="120"/>
      </w:pPr>
      <w:r>
        <w:t xml:space="preserve">We seek an antenna that </w:t>
      </w:r>
      <w:del w:id="79" w:author="Julian" w:date="2018-03-02T18:12:00Z">
        <w:r w:rsidDel="00433AF4">
          <w:delText xml:space="preserve">is </w:delText>
        </w:r>
      </w:del>
      <w:ins w:id="80" w:author="Julian" w:date="2018-03-02T18:12:00Z">
        <w:r w:rsidR="00433AF4">
          <w:t xml:space="preserve">can receive signals </w:t>
        </w:r>
      </w:ins>
      <w:r>
        <w:t>in our target frequency range (</w:t>
      </w:r>
      <w:commentRangeStart w:id="81"/>
      <w:r>
        <w:t>the UHF band</w:t>
      </w:r>
      <w:commentRangeEnd w:id="81"/>
      <w:r w:rsidR="00433AF4">
        <w:rPr>
          <w:rStyle w:val="CommentReference"/>
        </w:rPr>
        <w:commentReference w:id="81"/>
      </w:r>
      <w:r>
        <w:t xml:space="preserve">) and also has an SMA connection for ease of interfacing with other components in our system. To accomplish this, an antenna such as the ANT700 is compact high gain antenna and operates in the expected frequency range. </w:t>
      </w:r>
    </w:p>
    <w:p w14:paraId="2822FD47" w14:textId="77777777" w:rsidR="007D5858" w:rsidRDefault="006918D2">
      <w:pPr>
        <w:tabs>
          <w:tab w:val="left" w:pos="720"/>
        </w:tabs>
        <w:spacing w:after="120"/>
        <w:rPr>
          <w:b/>
        </w:rPr>
      </w:pPr>
      <w:r>
        <w:rPr>
          <w:b/>
        </w:rPr>
        <w:t xml:space="preserve">IV. </w:t>
      </w:r>
      <w:proofErr w:type="gramStart"/>
      <w:r>
        <w:rPr>
          <w:b/>
        </w:rPr>
        <w:t>iii</w:t>
      </w:r>
      <w:proofErr w:type="gramEnd"/>
      <w:r>
        <w:rPr>
          <w:b/>
        </w:rPr>
        <w:t>. RF Switch</w:t>
      </w:r>
    </w:p>
    <w:p w14:paraId="615B4F8D" w14:textId="77777777" w:rsidR="007D5858" w:rsidRDefault="006918D2">
      <w:pPr>
        <w:tabs>
          <w:tab w:val="left" w:pos="720"/>
        </w:tabs>
        <w:spacing w:after="120"/>
      </w:pPr>
      <w:r>
        <w:t xml:space="preserve">An RF switch board will be created for this project. Leveraging a high isolation and low insertion loss RF switch such as the ADG918 we can switch between two antennas mounted on a PCB. The isolation and insertion loss parameters are dependent on the </w:t>
      </w:r>
      <w:commentRangeStart w:id="82"/>
      <w:r>
        <w:t xml:space="preserve">Raspberry Pi </w:t>
      </w:r>
      <w:commentRangeEnd w:id="82"/>
      <w:r w:rsidR="0004297B">
        <w:rPr>
          <w:rStyle w:val="CommentReference"/>
        </w:rPr>
        <w:commentReference w:id="82"/>
      </w:r>
      <w:r>
        <w:t xml:space="preserve">and other external hardware. To derive these numbers, mock RF signals will be inserted through the system to measure the system’s loss. The ADG918 will operate in the UHF range making it a practical candidate for the project. The ADG918 will be controlled by the Raspberry Pi. By sending GPIO signals the Pi can toggle the ADG918 between two different antenna values. This setup would require the use of multiple GPIO ports and multiple chained switches to accomplish our goal of having 3 antennas. </w:t>
      </w:r>
      <w:commentRangeStart w:id="83"/>
      <w:r>
        <w:t xml:space="preserve">More research will be done </w:t>
      </w:r>
      <w:ins w:id="84" w:author="Julian" w:date="2018-03-02T18:19:00Z">
        <w:r w:rsidR="00DC18C8">
          <w:t>to</w:t>
        </w:r>
      </w:ins>
      <w:del w:id="85" w:author="Julian" w:date="2018-03-02T18:19:00Z">
        <w:r w:rsidDel="00DC18C8">
          <w:delText>on</w:delText>
        </w:r>
      </w:del>
      <w:r>
        <w:t xml:space="preserve"> find</w:t>
      </w:r>
      <w:del w:id="86" w:author="Julian" w:date="2018-03-02T18:19:00Z">
        <w:r w:rsidDel="00DC18C8">
          <w:delText>ing</w:delText>
        </w:r>
      </w:del>
      <w:r>
        <w:t xml:space="preserve"> a </w:t>
      </w:r>
      <w:del w:id="87" w:author="Julian" w:date="2018-03-02T18:19:00Z">
        <w:r w:rsidDel="00DC18C8">
          <w:delText xml:space="preserve">three </w:delText>
        </w:r>
      </w:del>
      <w:ins w:id="88" w:author="Julian" w:date="2018-03-02T18:19:00Z">
        <w:r w:rsidR="00DC18C8">
          <w:t>three-</w:t>
        </w:r>
      </w:ins>
      <w:del w:id="89" w:author="Julian" w:date="2018-03-02T18:19:00Z">
        <w:r w:rsidDel="00DC18C8">
          <w:delText xml:space="preserve">to </w:delText>
        </w:r>
      </w:del>
      <w:ins w:id="90" w:author="Julian" w:date="2018-03-02T18:19:00Z">
        <w:r w:rsidR="00DC18C8">
          <w:t>to-</w:t>
        </w:r>
      </w:ins>
      <w:r>
        <w:t>one RF switch to prevent chaining if possible</w:t>
      </w:r>
      <w:commentRangeEnd w:id="83"/>
      <w:r w:rsidR="00DC18C8">
        <w:rPr>
          <w:rStyle w:val="CommentReference"/>
        </w:rPr>
        <w:commentReference w:id="83"/>
      </w:r>
      <w:r>
        <w:t xml:space="preserve">. Another factor in this design is the SMA connection from the antenna to the PCB. Many mounts and cables are available for these connections allowing us to connect the antenna to the RF switch to the CC1310 by using commercially available adapters. </w:t>
      </w:r>
    </w:p>
    <w:p w14:paraId="0707CE5C" w14:textId="77777777" w:rsidR="007D5858" w:rsidRDefault="007D5858">
      <w:pPr>
        <w:tabs>
          <w:tab w:val="left" w:pos="720"/>
        </w:tabs>
        <w:spacing w:after="120"/>
      </w:pPr>
    </w:p>
    <w:p w14:paraId="518455BF" w14:textId="77777777" w:rsidR="007D5858" w:rsidRDefault="006918D2">
      <w:pPr>
        <w:tabs>
          <w:tab w:val="left" w:pos="720"/>
        </w:tabs>
        <w:spacing w:after="120"/>
        <w:jc w:val="center"/>
      </w:pPr>
      <w:commentRangeStart w:id="91"/>
      <w:r>
        <w:rPr>
          <w:noProof/>
        </w:rPr>
        <w:drawing>
          <wp:inline distT="114300" distB="114300" distL="114300" distR="114300" wp14:anchorId="50004D17" wp14:editId="369A44E5">
            <wp:extent cx="3248025" cy="239077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3248025" cy="2390775"/>
                    </a:xfrm>
                    <a:prstGeom prst="rect">
                      <a:avLst/>
                    </a:prstGeom>
                    <a:ln/>
                  </pic:spPr>
                </pic:pic>
              </a:graphicData>
            </a:graphic>
          </wp:inline>
        </w:drawing>
      </w:r>
      <w:commentRangeEnd w:id="91"/>
      <w:r w:rsidR="00DC18C8">
        <w:rPr>
          <w:rStyle w:val="CommentReference"/>
        </w:rPr>
        <w:commentReference w:id="91"/>
      </w:r>
    </w:p>
    <w:p w14:paraId="5CDA4E50" w14:textId="77777777" w:rsidR="007D5858" w:rsidRDefault="006918D2">
      <w:pPr>
        <w:tabs>
          <w:tab w:val="left" w:pos="720"/>
        </w:tabs>
        <w:spacing w:after="120"/>
      </w:pPr>
      <w:commentRangeStart w:id="92"/>
      <w:r>
        <w:t>Figure 4: RF Switch Block Diagram</w:t>
      </w:r>
      <w:commentRangeEnd w:id="92"/>
      <w:r w:rsidR="001E68F5">
        <w:rPr>
          <w:rStyle w:val="CommentReference"/>
        </w:rPr>
        <w:commentReference w:id="92"/>
      </w:r>
    </w:p>
    <w:p w14:paraId="3DFB294E" w14:textId="77777777" w:rsidR="007D5858" w:rsidRDefault="007D5858">
      <w:pPr>
        <w:tabs>
          <w:tab w:val="left" w:pos="720"/>
        </w:tabs>
        <w:spacing w:after="120"/>
        <w:rPr>
          <w:b/>
        </w:rPr>
      </w:pPr>
    </w:p>
    <w:p w14:paraId="676C71CC" w14:textId="77777777" w:rsidR="007D5858" w:rsidRDefault="007D5858">
      <w:pPr>
        <w:tabs>
          <w:tab w:val="left" w:pos="720"/>
        </w:tabs>
        <w:spacing w:after="120"/>
        <w:rPr>
          <w:b/>
        </w:rPr>
      </w:pPr>
    </w:p>
    <w:p w14:paraId="46567E7E" w14:textId="77777777" w:rsidR="007D5858" w:rsidRDefault="007D5858">
      <w:pPr>
        <w:tabs>
          <w:tab w:val="left" w:pos="720"/>
        </w:tabs>
        <w:spacing w:after="120"/>
        <w:rPr>
          <w:b/>
        </w:rPr>
      </w:pPr>
    </w:p>
    <w:p w14:paraId="7F3F8A60" w14:textId="77777777" w:rsidR="007D5858" w:rsidRDefault="006918D2">
      <w:pPr>
        <w:tabs>
          <w:tab w:val="left" w:pos="720"/>
        </w:tabs>
        <w:spacing w:after="120"/>
        <w:rPr>
          <w:b/>
        </w:rPr>
      </w:pPr>
      <w:r>
        <w:rPr>
          <w:b/>
        </w:rPr>
        <w:t xml:space="preserve">IV. </w:t>
      </w:r>
      <w:proofErr w:type="gramStart"/>
      <w:r>
        <w:rPr>
          <w:b/>
        </w:rPr>
        <w:t>iv</w:t>
      </w:r>
      <w:proofErr w:type="gramEnd"/>
      <w:r>
        <w:rPr>
          <w:b/>
        </w:rPr>
        <w:t>. CC1310 I/Q Extraction</w:t>
      </w:r>
    </w:p>
    <w:p w14:paraId="43AC8693" w14:textId="77777777" w:rsidR="007D5858" w:rsidRDefault="006918D2">
      <w:pPr>
        <w:tabs>
          <w:tab w:val="left" w:pos="720"/>
        </w:tabs>
        <w:spacing w:after="120"/>
      </w:pPr>
      <w:r>
        <w:t xml:space="preserve">Since an RF wave can be essentially modeled as a sinusoidal function, the instantaneous phase, or the wave’s offset </w:t>
      </w:r>
      <w:del w:id="93" w:author="Julian" w:date="2018-03-02T18:24:00Z">
        <w:r w:rsidDel="001E68F5">
          <w:delText xml:space="preserve">from its </w:delText>
        </w:r>
      </w:del>
      <w:r>
        <w:t xml:space="preserve">from its origin (universally recognized as f(x) = 0, </w:t>
      </w:r>
      <w:r>
        <w:lastRenderedPageBreak/>
        <w:t>f’(x) &gt; 0) can be more effectively determined by using the signal’s real (I: In-phase) and imaginary (Q: Quadrature) components (Guerin, Jackson, Kelly 2012).</w:t>
      </w:r>
    </w:p>
    <w:p w14:paraId="4CB39F6D" w14:textId="77777777" w:rsidR="007D5858" w:rsidRDefault="006918D2">
      <w:pPr>
        <w:tabs>
          <w:tab w:val="left" w:pos="720"/>
        </w:tabs>
        <w:spacing w:after="120"/>
      </w:pPr>
      <w:r>
        <w:t>Figure 5: A radio frequency signal can be decomposed into a real and imaginary value top-right. The in phase and quadrature information can be obtained from the top-left setup through an</w:t>
      </w:r>
      <w:ins w:id="94" w:author="Julian" w:date="2018-03-02T18:25:00Z">
        <w:r w:rsidR="001E68F5">
          <w:t>d</w:t>
        </w:r>
      </w:ins>
      <w:r>
        <w:t xml:space="preserve"> I/Q Demodulator (</w:t>
      </w:r>
      <w:commentRangeStart w:id="95"/>
      <w:r>
        <w:t>The CC1310 employs a similar I/Q demodulation within its circuitry</w:t>
      </w:r>
      <w:commentRangeEnd w:id="95"/>
      <w:r w:rsidR="001E68F5">
        <w:rPr>
          <w:rStyle w:val="CommentReference"/>
        </w:rPr>
        <w:commentReference w:id="95"/>
      </w:r>
      <w:r>
        <w:t>). I/Q Samples are stored in RAM using 3 byte data packages (bottom). Top-right: (National Instruments, 2016) [19], top-left: (Wolff, Date N/A) [18], bottom: (TI, 2017) [7].</w:t>
      </w:r>
      <w:r>
        <w:rPr>
          <w:noProof/>
        </w:rPr>
        <w:drawing>
          <wp:anchor distT="114300" distB="114300" distL="114300" distR="114300" simplePos="0" relativeHeight="251660288" behindDoc="0" locked="0" layoutInCell="1" hidden="0" allowOverlap="1" wp14:anchorId="1EDF8B14" wp14:editId="00E733EB">
            <wp:simplePos x="0" y="0"/>
            <wp:positionH relativeFrom="margin">
              <wp:posOffset>-114299</wp:posOffset>
            </wp:positionH>
            <wp:positionV relativeFrom="paragraph">
              <wp:posOffset>66675</wp:posOffset>
            </wp:positionV>
            <wp:extent cx="5486400" cy="2679700"/>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486400" cy="2679700"/>
                    </a:xfrm>
                    <a:prstGeom prst="rect">
                      <a:avLst/>
                    </a:prstGeom>
                    <a:ln/>
                  </pic:spPr>
                </pic:pic>
              </a:graphicData>
            </a:graphic>
          </wp:anchor>
        </w:drawing>
      </w:r>
    </w:p>
    <w:p w14:paraId="21F7F343" w14:textId="77777777" w:rsidR="007D5858" w:rsidRDefault="006918D2">
      <w:pPr>
        <w:tabs>
          <w:tab w:val="left" w:pos="720"/>
        </w:tabs>
        <w:spacing w:after="120"/>
      </w:pPr>
      <w:commentRangeStart w:id="96"/>
      <w:r>
        <w:t>If the I/Q data of an RF signal is received from two antennas in real time, the phase difference between these two signals can be determined by the following calculations:</w:t>
      </w:r>
    </w:p>
    <w:p w14:paraId="403C22F0" w14:textId="77777777" w:rsidR="007D5858" w:rsidRDefault="006918D2">
      <w:pPr>
        <w:tabs>
          <w:tab w:val="left" w:pos="720"/>
        </w:tabs>
        <w:spacing w:after="120"/>
      </w:pPr>
      <w:r>
        <w:t>Phase angle between Signal 1 (ph2) =</w:t>
      </w:r>
      <w:proofErr w:type="spellStart"/>
      <w:proofErr w:type="gramStart"/>
      <w:r>
        <w:t>atan</w:t>
      </w:r>
      <w:proofErr w:type="spellEnd"/>
      <w:r>
        <w:t>(</w:t>
      </w:r>
      <w:proofErr w:type="gramEnd"/>
      <w:r>
        <w:t>Q/I)</w:t>
      </w:r>
    </w:p>
    <w:p w14:paraId="5E15239B" w14:textId="77777777" w:rsidR="007D5858" w:rsidRDefault="006918D2">
      <w:pPr>
        <w:tabs>
          <w:tab w:val="left" w:pos="720"/>
        </w:tabs>
        <w:spacing w:after="120"/>
      </w:pPr>
      <w:r>
        <w:t>Phase angle between Signal 2 (ph1) =</w:t>
      </w:r>
      <w:proofErr w:type="spellStart"/>
      <w:proofErr w:type="gramStart"/>
      <w:r>
        <w:t>atan</w:t>
      </w:r>
      <w:proofErr w:type="spellEnd"/>
      <w:r>
        <w:t>(</w:t>
      </w:r>
      <w:proofErr w:type="gramEnd"/>
      <w:r>
        <w:t>Q/I)</w:t>
      </w:r>
    </w:p>
    <w:p w14:paraId="6C03EA04" w14:textId="77777777" w:rsidR="007D5858" w:rsidRDefault="006918D2">
      <w:pPr>
        <w:tabs>
          <w:tab w:val="left" w:pos="720"/>
        </w:tabs>
        <w:spacing w:after="120"/>
      </w:pPr>
      <w:r>
        <w:t>Phase difference = ph1-ph2</w:t>
      </w:r>
    </w:p>
    <w:p w14:paraId="6D358D31" w14:textId="77777777" w:rsidR="007D5858" w:rsidRDefault="006918D2">
      <w:pPr>
        <w:tabs>
          <w:tab w:val="left" w:pos="720"/>
        </w:tabs>
        <w:spacing w:after="120"/>
      </w:pPr>
      <w:r>
        <w:t xml:space="preserve">An I/Q document detailing the steps to accessing </w:t>
      </w:r>
      <w:proofErr w:type="gramStart"/>
      <w:r>
        <w:t>the I</w:t>
      </w:r>
      <w:proofErr w:type="gramEnd"/>
      <w:r>
        <w:t>/Q data collected by the CC1310 can be found in [7].</w:t>
      </w:r>
      <w:commentRangeEnd w:id="96"/>
      <w:r w:rsidR="001E68F5">
        <w:rPr>
          <w:rStyle w:val="CommentReference"/>
        </w:rPr>
        <w:commentReference w:id="96"/>
      </w:r>
    </w:p>
    <w:p w14:paraId="3A7686D0" w14:textId="77777777" w:rsidR="007D5858" w:rsidRDefault="007D5858">
      <w:pPr>
        <w:tabs>
          <w:tab w:val="left" w:pos="720"/>
        </w:tabs>
        <w:spacing w:after="120"/>
        <w:rPr>
          <w:b/>
        </w:rPr>
      </w:pPr>
    </w:p>
    <w:p w14:paraId="701EB6B2" w14:textId="77777777" w:rsidR="007D5858" w:rsidRDefault="007D5858">
      <w:pPr>
        <w:tabs>
          <w:tab w:val="left" w:pos="720"/>
        </w:tabs>
        <w:spacing w:after="120"/>
        <w:rPr>
          <w:b/>
        </w:rPr>
      </w:pPr>
    </w:p>
    <w:p w14:paraId="6553C266" w14:textId="77777777" w:rsidR="007D5858" w:rsidRDefault="007D5858">
      <w:pPr>
        <w:tabs>
          <w:tab w:val="left" w:pos="720"/>
        </w:tabs>
        <w:spacing w:after="120"/>
        <w:rPr>
          <w:b/>
        </w:rPr>
      </w:pPr>
    </w:p>
    <w:p w14:paraId="5955A715" w14:textId="77777777" w:rsidR="007D5858" w:rsidRDefault="007D5858">
      <w:pPr>
        <w:tabs>
          <w:tab w:val="left" w:pos="720"/>
        </w:tabs>
        <w:spacing w:after="120"/>
        <w:rPr>
          <w:b/>
        </w:rPr>
      </w:pPr>
    </w:p>
    <w:p w14:paraId="45F7BD46" w14:textId="77777777" w:rsidR="007D5858" w:rsidRDefault="007D5858">
      <w:pPr>
        <w:tabs>
          <w:tab w:val="left" w:pos="720"/>
        </w:tabs>
        <w:spacing w:after="120"/>
        <w:rPr>
          <w:b/>
        </w:rPr>
      </w:pPr>
    </w:p>
    <w:p w14:paraId="4C250ECE" w14:textId="77777777" w:rsidR="007D5858" w:rsidRDefault="006918D2">
      <w:pPr>
        <w:tabs>
          <w:tab w:val="left" w:pos="720"/>
        </w:tabs>
        <w:spacing w:after="120"/>
        <w:rPr>
          <w:b/>
        </w:rPr>
      </w:pPr>
      <w:r>
        <w:rPr>
          <w:b/>
        </w:rPr>
        <w:t xml:space="preserve">IV. v. CC1310 to Raspberry Pi UART Connection and </w:t>
      </w:r>
      <w:proofErr w:type="spellStart"/>
      <w:r>
        <w:rPr>
          <w:b/>
        </w:rPr>
        <w:t>Datalogging</w:t>
      </w:r>
      <w:proofErr w:type="spellEnd"/>
    </w:p>
    <w:p w14:paraId="44B5CFA6" w14:textId="77777777" w:rsidR="007D5858" w:rsidRDefault="006918D2">
      <w:pPr>
        <w:tabs>
          <w:tab w:val="left" w:pos="720"/>
        </w:tabs>
        <w:spacing w:after="120"/>
      </w:pPr>
      <w:r>
        <w:rPr>
          <w:noProof/>
        </w:rPr>
        <w:lastRenderedPageBreak/>
        <w:drawing>
          <wp:inline distT="114300" distB="114300" distL="114300" distR="114300" wp14:anchorId="40BF73F2" wp14:editId="0BCFDFE3">
            <wp:extent cx="2309813" cy="1658981"/>
            <wp:effectExtent l="0" t="0" r="0" b="0"/>
            <wp:docPr id="7" name="image20.jpg" descr="UART interface diagram"/>
            <wp:cNvGraphicFramePr/>
            <a:graphic xmlns:a="http://schemas.openxmlformats.org/drawingml/2006/main">
              <a:graphicData uri="http://schemas.openxmlformats.org/drawingml/2006/picture">
                <pic:pic xmlns:pic="http://schemas.openxmlformats.org/drawingml/2006/picture">
                  <pic:nvPicPr>
                    <pic:cNvPr id="0" name="image20.jpg" descr="UART interface diagram"/>
                    <pic:cNvPicPr preferRelativeResize="0"/>
                  </pic:nvPicPr>
                  <pic:blipFill>
                    <a:blip r:embed="rId15"/>
                    <a:srcRect/>
                    <a:stretch>
                      <a:fillRect/>
                    </a:stretch>
                  </pic:blipFill>
                  <pic:spPr>
                    <a:xfrm>
                      <a:off x="0" y="0"/>
                      <a:ext cx="2309813" cy="1658981"/>
                    </a:xfrm>
                    <a:prstGeom prst="rect">
                      <a:avLst/>
                    </a:prstGeom>
                    <a:ln/>
                  </pic:spPr>
                </pic:pic>
              </a:graphicData>
            </a:graphic>
          </wp:inline>
        </w:drawing>
      </w:r>
      <w:r>
        <w:rPr>
          <w:noProof/>
        </w:rPr>
        <w:drawing>
          <wp:inline distT="114300" distB="114300" distL="114300" distR="114300" wp14:anchorId="40CCC5A8" wp14:editId="0AC78EBC">
            <wp:extent cx="2371725" cy="2338388"/>
            <wp:effectExtent l="0" t="0" r="0" b="0"/>
            <wp:docPr id="3" name="image15.jpg" descr="SPI interface diagram"/>
            <wp:cNvGraphicFramePr/>
            <a:graphic xmlns:a="http://schemas.openxmlformats.org/drawingml/2006/main">
              <a:graphicData uri="http://schemas.openxmlformats.org/drawingml/2006/picture">
                <pic:pic xmlns:pic="http://schemas.openxmlformats.org/drawingml/2006/picture">
                  <pic:nvPicPr>
                    <pic:cNvPr id="0" name="image15.jpg" descr="SPI interface diagram"/>
                    <pic:cNvPicPr preferRelativeResize="0"/>
                  </pic:nvPicPr>
                  <pic:blipFill>
                    <a:blip r:embed="rId16"/>
                    <a:srcRect/>
                    <a:stretch>
                      <a:fillRect/>
                    </a:stretch>
                  </pic:blipFill>
                  <pic:spPr>
                    <a:xfrm>
                      <a:off x="0" y="0"/>
                      <a:ext cx="2371725" cy="2338388"/>
                    </a:xfrm>
                    <a:prstGeom prst="rect">
                      <a:avLst/>
                    </a:prstGeom>
                    <a:ln/>
                  </pic:spPr>
                </pic:pic>
              </a:graphicData>
            </a:graphic>
          </wp:inline>
        </w:drawing>
      </w:r>
      <w:r>
        <w:rPr>
          <w:noProof/>
        </w:rPr>
        <w:drawing>
          <wp:inline distT="114300" distB="114300" distL="114300" distR="114300" wp14:anchorId="24BB6777" wp14:editId="447CF74E">
            <wp:extent cx="2800350" cy="2252663"/>
            <wp:effectExtent l="0" t="0" r="0" b="0"/>
            <wp:docPr id="2" name="image14.jpg" descr="I2C interface diagram"/>
            <wp:cNvGraphicFramePr/>
            <a:graphic xmlns:a="http://schemas.openxmlformats.org/drawingml/2006/main">
              <a:graphicData uri="http://schemas.openxmlformats.org/drawingml/2006/picture">
                <pic:pic xmlns:pic="http://schemas.openxmlformats.org/drawingml/2006/picture">
                  <pic:nvPicPr>
                    <pic:cNvPr id="0" name="image14.jpg" descr="I2C interface diagram"/>
                    <pic:cNvPicPr preferRelativeResize="0"/>
                  </pic:nvPicPr>
                  <pic:blipFill>
                    <a:blip r:embed="rId17"/>
                    <a:srcRect/>
                    <a:stretch>
                      <a:fillRect/>
                    </a:stretch>
                  </pic:blipFill>
                  <pic:spPr>
                    <a:xfrm>
                      <a:off x="0" y="0"/>
                      <a:ext cx="2800350" cy="2252663"/>
                    </a:xfrm>
                    <a:prstGeom prst="rect">
                      <a:avLst/>
                    </a:prstGeom>
                    <a:ln/>
                  </pic:spPr>
                </pic:pic>
              </a:graphicData>
            </a:graphic>
          </wp:inline>
        </w:drawing>
      </w:r>
    </w:p>
    <w:p w14:paraId="0DEBF2D7" w14:textId="77777777" w:rsidR="007D5858" w:rsidRDefault="006918D2">
      <w:pPr>
        <w:tabs>
          <w:tab w:val="left" w:pos="720"/>
        </w:tabs>
        <w:spacing w:after="120"/>
      </w:pPr>
      <w:r>
        <w:t>Figure 6: UART, SPI and I2C connection layout (</w:t>
      </w:r>
      <w:proofErr w:type="spellStart"/>
      <w:r>
        <w:t>rfwireless</w:t>
      </w:r>
      <w:proofErr w:type="spellEnd"/>
      <w:r>
        <w:t>-world) [11]</w:t>
      </w:r>
    </w:p>
    <w:p w14:paraId="2FCFEC49" w14:textId="77777777" w:rsidR="007D5858" w:rsidRDefault="006918D2">
      <w:pPr>
        <w:tabs>
          <w:tab w:val="left" w:pos="720"/>
        </w:tabs>
        <w:spacing w:after="120"/>
      </w:pPr>
      <w:r>
        <w:t xml:space="preserve">The data transfer from the CC1310 to the Raspberry Pi can be </w:t>
      </w:r>
      <w:del w:id="97" w:author="Julian" w:date="2018-03-02T18:30:00Z">
        <w:r w:rsidDel="001E68F5">
          <w:delText xml:space="preserve">done </w:delText>
        </w:r>
      </w:del>
      <w:ins w:id="98" w:author="Julian" w:date="2018-03-02T18:30:00Z">
        <w:r w:rsidR="001E68F5">
          <w:t xml:space="preserve">accomplished </w:t>
        </w:r>
      </w:ins>
      <w:del w:id="99" w:author="Julian" w:date="2018-03-02T18:30:00Z">
        <w:r w:rsidDel="001E68F5">
          <w:delText xml:space="preserve">through </w:delText>
        </w:r>
      </w:del>
      <w:ins w:id="100" w:author="Julian" w:date="2018-03-02T18:30:00Z">
        <w:r w:rsidR="001E68F5">
          <w:t xml:space="preserve">in </w:t>
        </w:r>
      </w:ins>
      <w:r>
        <w:t>different ways. The</w:t>
      </w:r>
      <w:del w:id="101" w:author="Julian" w:date="2018-03-02T18:30:00Z">
        <w:r w:rsidDel="001E68F5">
          <w:delText xml:space="preserve">re are </w:delText>
        </w:r>
      </w:del>
      <w:ins w:id="102" w:author="Julian" w:date="2018-03-02T18:30:00Z">
        <w:r w:rsidR="001E68F5">
          <w:t xml:space="preserve"> </w:t>
        </w:r>
      </w:ins>
      <w:r>
        <w:t>three major ways</w:t>
      </w:r>
      <w:del w:id="103" w:author="Julian" w:date="2018-03-02T18:30:00Z">
        <w:r w:rsidDel="001E68F5">
          <w:delText xml:space="preserve">: </w:delText>
        </w:r>
      </w:del>
      <w:ins w:id="104" w:author="Julian" w:date="2018-03-02T18:30:00Z">
        <w:r w:rsidR="001E68F5">
          <w:t xml:space="preserve"> are </w:t>
        </w:r>
      </w:ins>
      <w:del w:id="105" w:author="Julian" w:date="2018-03-02T18:30:00Z">
        <w:r w:rsidDel="001E68F5">
          <w:delText>Uart</w:delText>
        </w:r>
      </w:del>
      <w:ins w:id="106" w:author="Julian" w:date="2018-03-02T18:30:00Z">
        <w:r w:rsidR="001E68F5">
          <w:t>UART</w:t>
        </w:r>
      </w:ins>
      <w:r>
        <w:t xml:space="preserve">, SPI and I2C. These connections are shown in </w:t>
      </w:r>
      <w:commentRangeStart w:id="107"/>
      <w:r>
        <w:t xml:space="preserve">Figure </w:t>
      </w:r>
      <w:del w:id="108" w:author="Julian" w:date="2018-03-02T18:31:00Z">
        <w:r w:rsidDel="001E68F5">
          <w:delText>5</w:delText>
        </w:r>
      </w:del>
      <w:ins w:id="109" w:author="Julian" w:date="2018-03-02T18:31:00Z">
        <w:r w:rsidR="001E68F5">
          <w:t>6</w:t>
        </w:r>
        <w:commentRangeEnd w:id="107"/>
        <w:r w:rsidR="001E68F5">
          <w:rPr>
            <w:rStyle w:val="CommentReference"/>
          </w:rPr>
          <w:commentReference w:id="107"/>
        </w:r>
      </w:ins>
      <w:r>
        <w:t xml:space="preserve">: SPI has the fastest </w:t>
      </w:r>
      <w:commentRangeStart w:id="110"/>
      <w:r>
        <w:t xml:space="preserve">data transfer rate </w:t>
      </w:r>
      <w:commentRangeEnd w:id="110"/>
      <w:r w:rsidR="001E68F5">
        <w:rPr>
          <w:rStyle w:val="CommentReference"/>
        </w:rPr>
        <w:commentReference w:id="110"/>
      </w:r>
      <w:r>
        <w:t xml:space="preserve">and </w:t>
      </w:r>
      <w:del w:id="111" w:author="Julian" w:date="2018-03-02T18:31:00Z">
        <w:r w:rsidDel="001E68F5">
          <w:delText xml:space="preserve">Uart </w:delText>
        </w:r>
      </w:del>
      <w:ins w:id="112" w:author="Julian" w:date="2018-03-02T18:31:00Z">
        <w:r w:rsidR="001E68F5">
          <w:t xml:space="preserve">UART </w:t>
        </w:r>
      </w:ins>
      <w:r>
        <w:t xml:space="preserve">is the easiest to </w:t>
      </w:r>
      <w:commentRangeStart w:id="113"/>
      <w:r>
        <w:t>set up</w:t>
      </w:r>
      <w:commentRangeEnd w:id="113"/>
      <w:r w:rsidR="001E68F5">
        <w:rPr>
          <w:rStyle w:val="CommentReference"/>
        </w:rPr>
        <w:commentReference w:id="113"/>
      </w:r>
      <w:r>
        <w:t>. The priority of our technical approach is to determine the required sampling rate</w:t>
      </w:r>
      <w:ins w:id="114" w:author="Julian" w:date="2018-03-02T18:34:00Z">
        <w:r w:rsidR="001E68F5">
          <w:t xml:space="preserve">, which will be accomplished through </w:t>
        </w:r>
        <w:proofErr w:type="spellStart"/>
        <w:r w:rsidR="001E68F5">
          <w:t>Matlab</w:t>
        </w:r>
        <w:proofErr w:type="spellEnd"/>
        <w:r w:rsidR="001E68F5">
          <w:t xml:space="preserve"> simulations</w:t>
        </w:r>
      </w:ins>
      <w:r>
        <w:t>.</w:t>
      </w:r>
      <w:del w:id="115" w:author="Julian" w:date="2018-03-02T18:34:00Z">
        <w:r w:rsidDel="001E68F5">
          <w:delText xml:space="preserve"> So our first task is to usea Matlab simulation system to determine the sampling rate.</w:delText>
        </w:r>
      </w:del>
      <w:r>
        <w:t xml:space="preserve"> We will </w:t>
      </w:r>
      <w:ins w:id="116" w:author="Julian" w:date="2018-03-02T18:33:00Z">
        <w:r w:rsidR="001E68F5">
          <w:t xml:space="preserve">utilize one of these three major data transfer protocols </w:t>
        </w:r>
      </w:ins>
      <w:commentRangeStart w:id="117"/>
      <w:del w:id="118" w:author="Julian" w:date="2018-03-02T18:33:00Z">
        <w:r w:rsidDel="001E68F5">
          <w:delText>modify our plan</w:delText>
        </w:r>
        <w:commentRangeEnd w:id="117"/>
        <w:r w:rsidR="001E68F5" w:rsidDel="001E68F5">
          <w:rPr>
            <w:rStyle w:val="CommentReference"/>
          </w:rPr>
          <w:commentReference w:id="117"/>
        </w:r>
        <w:r w:rsidDel="001E68F5">
          <w:delText xml:space="preserve"> </w:delText>
        </w:r>
      </w:del>
      <w:r>
        <w:t>according to the maximum data transfer rate</w:t>
      </w:r>
      <w:ins w:id="119" w:author="Julian" w:date="2018-03-02T18:32:00Z">
        <w:r w:rsidR="001E68F5">
          <w:t xml:space="preserve"> </w:t>
        </w:r>
      </w:ins>
      <w:ins w:id="120" w:author="Julian" w:date="2018-03-02T18:33:00Z">
        <w:r w:rsidR="001E68F5">
          <w:t xml:space="preserve">required, as </w:t>
        </w:r>
      </w:ins>
      <w:ins w:id="121" w:author="Julian" w:date="2018-03-02T18:32:00Z">
        <w:r w:rsidR="001E68F5">
          <w:t xml:space="preserve">determined in these </w:t>
        </w:r>
        <w:commentRangeStart w:id="122"/>
        <w:r w:rsidR="001E68F5">
          <w:t>simulations</w:t>
        </w:r>
      </w:ins>
      <w:commentRangeEnd w:id="122"/>
      <w:ins w:id="123" w:author="Julian" w:date="2018-03-02T18:35:00Z">
        <w:r w:rsidR="00C06503">
          <w:rPr>
            <w:rStyle w:val="CommentReference"/>
          </w:rPr>
          <w:commentReference w:id="122"/>
        </w:r>
      </w:ins>
      <w:r>
        <w:t xml:space="preserve">. </w:t>
      </w:r>
      <w:commentRangeStart w:id="124"/>
      <w:r>
        <w:t xml:space="preserve">For Phase 1 of the project, we will use </w:t>
      </w:r>
      <w:del w:id="125" w:author="Julian" w:date="2018-03-02T18:36:00Z">
        <w:r w:rsidDel="00C06503">
          <w:delText xml:space="preserve">Uart </w:delText>
        </w:r>
      </w:del>
      <w:ins w:id="126" w:author="Julian" w:date="2018-03-02T18:36:00Z">
        <w:r w:rsidR="00C06503">
          <w:t xml:space="preserve">UART </w:t>
        </w:r>
      </w:ins>
      <w:r>
        <w:t>to communicate</w:t>
      </w:r>
      <w:commentRangeEnd w:id="124"/>
      <w:r w:rsidR="00C06503">
        <w:rPr>
          <w:rStyle w:val="CommentReference"/>
        </w:rPr>
        <w:commentReference w:id="124"/>
      </w:r>
      <w:r>
        <w:t xml:space="preserve">. For </w:t>
      </w:r>
      <w:proofErr w:type="spellStart"/>
      <w:r>
        <w:t>Uart</w:t>
      </w:r>
      <w:proofErr w:type="spellEnd"/>
      <w:r>
        <w:t xml:space="preserve">, we need to use three ports on both the Raspberry-pi and the CC1310. The Raspberry-pi has those ports already setup and the CC1310 has RF pins which support data transfer. We need to first connect both GND together to ground, and then connect </w:t>
      </w:r>
      <w:proofErr w:type="spellStart"/>
      <w:proofErr w:type="gramStart"/>
      <w:r>
        <w:t>Tx</w:t>
      </w:r>
      <w:proofErr w:type="spellEnd"/>
      <w:proofErr w:type="gramEnd"/>
      <w:r>
        <w:t xml:space="preserve"> to Rx and Rx to </w:t>
      </w:r>
      <w:proofErr w:type="spellStart"/>
      <w:r>
        <w:t>Tx</w:t>
      </w:r>
      <w:proofErr w:type="spellEnd"/>
      <w:r>
        <w:t xml:space="preserve">. The </w:t>
      </w:r>
      <w:proofErr w:type="spellStart"/>
      <w:proofErr w:type="gramStart"/>
      <w:r>
        <w:t>Tx</w:t>
      </w:r>
      <w:proofErr w:type="spellEnd"/>
      <w:proofErr w:type="gramEnd"/>
      <w:r>
        <w:t xml:space="preserve"> stands for transmit, the Rx stands for read. For communication, the </w:t>
      </w:r>
      <w:proofErr w:type="spellStart"/>
      <w:proofErr w:type="gramStart"/>
      <w:r>
        <w:t>Tx</w:t>
      </w:r>
      <w:proofErr w:type="spellEnd"/>
      <w:proofErr w:type="gramEnd"/>
      <w:r>
        <w:t xml:space="preserve"> to Rx connection will allow data transfer from one device to another. </w:t>
      </w:r>
      <w:commentRangeStart w:id="127"/>
      <w:r>
        <w:t>Our overall goal is to transfer data from the CC1310 to the Raspberry-Pi.</w:t>
      </w:r>
      <w:commentRangeEnd w:id="127"/>
      <w:r w:rsidR="00C06503">
        <w:rPr>
          <w:rStyle w:val="CommentReference"/>
        </w:rPr>
        <w:commentReference w:id="127"/>
      </w:r>
    </w:p>
    <w:p w14:paraId="56A87F9D" w14:textId="77777777" w:rsidR="007D5858" w:rsidRDefault="006918D2">
      <w:pPr>
        <w:tabs>
          <w:tab w:val="left" w:pos="720"/>
        </w:tabs>
        <w:spacing w:after="120"/>
        <w:rPr>
          <w:b/>
        </w:rPr>
      </w:pPr>
      <w:r>
        <w:t xml:space="preserve">Once we </w:t>
      </w:r>
      <w:ins w:id="128" w:author="Julian" w:date="2018-03-02T18:39:00Z">
        <w:r w:rsidR="00C06503">
          <w:t>have successfully set up a communication protocol to transfer</w:t>
        </w:r>
      </w:ins>
      <w:del w:id="129" w:author="Julian" w:date="2018-03-02T18:38:00Z">
        <w:r w:rsidDel="00C06503">
          <w:delText xml:space="preserve">get </w:delText>
        </w:r>
      </w:del>
      <w:ins w:id="130" w:author="Julian" w:date="2018-03-02T18:38:00Z">
        <w:r w:rsidR="00C06503">
          <w:t xml:space="preserve"> </w:t>
        </w:r>
      </w:ins>
      <w:commentRangeStart w:id="131"/>
      <w:proofErr w:type="gramStart"/>
      <w:r>
        <w:t>the</w:t>
      </w:r>
      <w:ins w:id="132" w:author="Julian" w:date="2018-03-02T18:38:00Z">
        <w:r w:rsidR="00C06503">
          <w:t xml:space="preserve"> I</w:t>
        </w:r>
        <w:proofErr w:type="gramEnd"/>
        <w:r w:rsidR="00C06503">
          <w:t>/Q</w:t>
        </w:r>
      </w:ins>
      <w:r>
        <w:t xml:space="preserve"> data</w:t>
      </w:r>
      <w:commentRangeEnd w:id="131"/>
      <w:r w:rsidR="00C06503">
        <w:rPr>
          <w:rStyle w:val="CommentReference"/>
        </w:rPr>
        <w:commentReference w:id="131"/>
      </w:r>
      <w:r>
        <w:t xml:space="preserve"> from the CC1310</w:t>
      </w:r>
      <w:ins w:id="133" w:author="Julian" w:date="2018-03-02T18:39:00Z">
        <w:r w:rsidR="00C06503">
          <w:t xml:space="preserve"> to the Pi</w:t>
        </w:r>
      </w:ins>
      <w:r>
        <w:t xml:space="preserve">, we will run a program on the Raspberry-pi to log </w:t>
      </w:r>
      <w:del w:id="134" w:author="Julian" w:date="2018-03-02T18:39:00Z">
        <w:r w:rsidDel="00C06503">
          <w:delText xml:space="preserve">the </w:delText>
        </w:r>
      </w:del>
      <w:ins w:id="135" w:author="Julian" w:date="2018-03-02T18:39:00Z">
        <w:r w:rsidR="00C06503">
          <w:t xml:space="preserve">this </w:t>
        </w:r>
      </w:ins>
      <w:r>
        <w:t xml:space="preserve">data. The program will build a file for the data we have received. Then the program </w:t>
      </w:r>
      <w:del w:id="136" w:author="Julian" w:date="2018-03-02T18:39:00Z">
        <w:r w:rsidDel="00C06503">
          <w:delText xml:space="preserve">is </w:delText>
        </w:r>
      </w:del>
      <w:ins w:id="137" w:author="Julian" w:date="2018-03-02T18:39:00Z">
        <w:r w:rsidR="00C06503">
          <w:lastRenderedPageBreak/>
          <w:t xml:space="preserve">will </w:t>
        </w:r>
      </w:ins>
      <w:r>
        <w:t>create</w:t>
      </w:r>
      <w:del w:id="138" w:author="Julian" w:date="2018-03-02T18:40:00Z">
        <w:r w:rsidDel="00C06503">
          <w:delText>s</w:delText>
        </w:r>
      </w:del>
      <w:r>
        <w:t xml:space="preserve"> a tag</w:t>
      </w:r>
      <w:ins w:id="139" w:author="Julian" w:date="2018-03-02T18:40:00Z">
        <w:r w:rsidR="00C06503">
          <w:t xml:space="preserve"> ID</w:t>
        </w:r>
      </w:ins>
      <w:r>
        <w:t xml:space="preserve"> label and a time label for the file. The tag label </w:t>
      </w:r>
      <w:del w:id="140" w:author="Julian" w:date="2018-03-02T18:40:00Z">
        <w:r w:rsidDel="00C06503">
          <w:delText>is going to</w:delText>
        </w:r>
      </w:del>
      <w:ins w:id="141" w:author="Julian" w:date="2018-03-02T18:40:00Z">
        <w:r w:rsidR="00C06503">
          <w:t>will</w:t>
        </w:r>
      </w:ins>
      <w:r>
        <w:t xml:space="preserve"> indicate which tag </w:t>
      </w:r>
      <w:del w:id="142" w:author="Julian" w:date="2018-03-02T18:40:00Z">
        <w:r w:rsidDel="00C06503">
          <w:delText>will send</w:delText>
        </w:r>
      </w:del>
      <w:ins w:id="143" w:author="Julian" w:date="2018-03-02T18:40:00Z">
        <w:r w:rsidR="00C06503">
          <w:t>has</w:t>
        </w:r>
      </w:ins>
      <w:r>
        <w:t xml:space="preserve"> </w:t>
      </w:r>
      <w:ins w:id="144" w:author="Julian" w:date="2018-03-02T18:40:00Z">
        <w:r w:rsidR="00C06503">
          <w:t xml:space="preserve">transmitted </w:t>
        </w:r>
      </w:ins>
      <w:del w:id="145" w:author="Julian" w:date="2018-03-02T18:40:00Z">
        <w:r w:rsidDel="00C06503">
          <w:delText xml:space="preserve">this </w:delText>
        </w:r>
      </w:del>
      <w:ins w:id="146" w:author="Julian" w:date="2018-03-02T18:40:00Z">
        <w:r w:rsidR="00C06503">
          <w:t xml:space="preserve">the received </w:t>
        </w:r>
      </w:ins>
      <w:r>
        <w:t xml:space="preserve">signal. There will be a real time clock onboard to monitor the time and help to create </w:t>
      </w:r>
      <w:ins w:id="147" w:author="Julian" w:date="2018-03-02T18:41:00Z">
        <w:r w:rsidR="00C06503">
          <w:t>an accurate and stable</w:t>
        </w:r>
      </w:ins>
      <w:del w:id="148" w:author="Julian" w:date="2018-03-02T18:41:00Z">
        <w:r w:rsidDel="00C06503">
          <w:delText>the</w:delText>
        </w:r>
      </w:del>
      <w:r>
        <w:t xml:space="preserve"> time</w:t>
      </w:r>
      <w:del w:id="149" w:author="Julian" w:date="2018-03-02T18:41:00Z">
        <w:r w:rsidDel="00C06503">
          <w:delText xml:space="preserve"> label</w:delText>
        </w:r>
      </w:del>
      <w:ins w:id="150" w:author="Julian" w:date="2018-03-02T18:41:00Z">
        <w:r w:rsidR="00C06503">
          <w:t>stamp</w:t>
        </w:r>
      </w:ins>
      <w:r>
        <w:t xml:space="preserve">. </w:t>
      </w:r>
      <w:commentRangeStart w:id="151"/>
      <w:r>
        <w:t>It will be a convenience for the user and system to track the tags</w:t>
      </w:r>
      <w:commentRangeEnd w:id="151"/>
      <w:r w:rsidR="00C06503">
        <w:rPr>
          <w:rStyle w:val="CommentReference"/>
        </w:rPr>
        <w:commentReference w:id="151"/>
      </w:r>
      <w:r>
        <w:t xml:space="preserve">. </w:t>
      </w:r>
      <w:commentRangeStart w:id="152"/>
      <w:del w:id="153" w:author="Julian" w:date="2018-03-02T18:43:00Z">
        <w:r w:rsidDel="00C06503">
          <w:delText xml:space="preserve">Once </w:delText>
        </w:r>
      </w:del>
      <w:del w:id="154" w:author="Julian" w:date="2018-03-02T18:42:00Z">
        <w:r w:rsidDel="00C06503">
          <w:delText>a file is required</w:delText>
        </w:r>
      </w:del>
      <w:ins w:id="155" w:author="Julian" w:date="2018-03-02T18:43:00Z">
        <w:r w:rsidR="00C06503">
          <w:t xml:space="preserve">For the </w:t>
        </w:r>
      </w:ins>
      <w:ins w:id="156" w:author="Julian" w:date="2018-03-02T18:44:00Z">
        <w:r w:rsidR="00A00C68">
          <w:t>phase disambiguation and AOA calculation</w:t>
        </w:r>
      </w:ins>
      <w:ins w:id="157" w:author="Julian" w:date="2018-03-02T18:43:00Z">
        <w:r w:rsidR="00C06503">
          <w:t xml:space="preserve"> stage</w:t>
        </w:r>
      </w:ins>
      <w:ins w:id="158" w:author="Julian" w:date="2018-03-02T18:44:00Z">
        <w:r w:rsidR="00A00C68">
          <w:t>s</w:t>
        </w:r>
      </w:ins>
      <w:del w:id="159" w:author="Julian" w:date="2018-03-02T18:43:00Z">
        <w:r w:rsidDel="00C06503">
          <w:delText>,</w:delText>
        </w:r>
      </w:del>
      <w:r>
        <w:t xml:space="preserve"> the Raspberry-pi will use </w:t>
      </w:r>
      <w:del w:id="160" w:author="Julian" w:date="2018-03-02T18:43:00Z">
        <w:r w:rsidDel="00C06503">
          <w:delText xml:space="preserve">the </w:delText>
        </w:r>
      </w:del>
      <w:ins w:id="161" w:author="Julian" w:date="2018-03-02T18:43:00Z">
        <w:r w:rsidR="00C06503">
          <w:t>th</w:t>
        </w:r>
      </w:ins>
      <w:ins w:id="162" w:author="Julian" w:date="2018-03-02T18:44:00Z">
        <w:r w:rsidR="00C06503">
          <w:t>e data in this</w:t>
        </w:r>
      </w:ins>
      <w:ins w:id="163" w:author="Julian" w:date="2018-03-02T18:43:00Z">
        <w:r w:rsidR="00C06503">
          <w:t xml:space="preserve"> </w:t>
        </w:r>
      </w:ins>
      <w:r>
        <w:t>file for the direction finding algorithm.</w:t>
      </w:r>
      <w:commentRangeEnd w:id="152"/>
      <w:r w:rsidR="00A00C68">
        <w:rPr>
          <w:rStyle w:val="CommentReference"/>
        </w:rPr>
        <w:commentReference w:id="152"/>
      </w:r>
      <w:r>
        <w:t xml:space="preserve"> </w:t>
      </w:r>
    </w:p>
    <w:p w14:paraId="193494BC" w14:textId="77777777" w:rsidR="007D5858" w:rsidRDefault="006918D2">
      <w:pPr>
        <w:tabs>
          <w:tab w:val="left" w:pos="720"/>
        </w:tabs>
        <w:spacing w:after="120"/>
        <w:rPr>
          <w:b/>
        </w:rPr>
      </w:pPr>
      <w:r>
        <w:rPr>
          <w:b/>
        </w:rPr>
        <w:t xml:space="preserve">IV. </w:t>
      </w:r>
      <w:proofErr w:type="gramStart"/>
      <w:r>
        <w:rPr>
          <w:b/>
        </w:rPr>
        <w:t>vi</w:t>
      </w:r>
      <w:proofErr w:type="gramEnd"/>
      <w:r>
        <w:rPr>
          <w:b/>
        </w:rPr>
        <w:t>. Phase Disambiguation and Angle of Arrival Calculation</w:t>
      </w:r>
    </w:p>
    <w:p w14:paraId="113ABCF4" w14:textId="77777777" w:rsidR="007D5858" w:rsidRDefault="006918D2">
      <w:pPr>
        <w:tabs>
          <w:tab w:val="left" w:pos="720"/>
        </w:tabs>
        <w:spacing w:after="120"/>
      </w:pPr>
      <w:r>
        <w:t xml:space="preserve">The phase difference between two antennas models the extra distance that a radio wave has to travel to reach one antenna over the other. The geometry that demonstrates this phenomenon is displayed in </w:t>
      </w:r>
      <w:commentRangeStart w:id="164"/>
      <w:r>
        <w:t>Figure 5</w:t>
      </w:r>
      <w:commentRangeEnd w:id="164"/>
      <w:r w:rsidR="00A00C68">
        <w:rPr>
          <w:rStyle w:val="CommentReference"/>
        </w:rPr>
        <w:commentReference w:id="164"/>
      </w:r>
      <w:r>
        <w:t xml:space="preserve">, where an angle of arrival is dependent on a signal’s wavelength, the separation between two antennas, and the phase difference. Using these fundamental notions of phase interferometry, the angle of arrival will be calculated at this stage using the phase differences obtained from the CC1310. </w:t>
      </w:r>
      <w:r>
        <w:rPr>
          <w:noProof/>
        </w:rPr>
        <mc:AlternateContent>
          <mc:Choice Requires="wps">
            <w:drawing>
              <wp:anchor distT="114300" distB="114300" distL="114300" distR="114300" simplePos="0" relativeHeight="251661312" behindDoc="1" locked="0" layoutInCell="1" hidden="0" allowOverlap="1" wp14:anchorId="09283239" wp14:editId="661B61BD">
                <wp:simplePos x="0" y="0"/>
                <wp:positionH relativeFrom="margin">
                  <wp:posOffset>628650</wp:posOffset>
                </wp:positionH>
                <wp:positionV relativeFrom="paragraph">
                  <wp:posOffset>1323975</wp:posOffset>
                </wp:positionV>
                <wp:extent cx="481013" cy="245851"/>
                <wp:effectExtent l="0" t="0" r="0" b="0"/>
                <wp:wrapSquare wrapText="bothSides" distT="114300" distB="114300" distL="114300" distR="114300"/>
                <wp:docPr id="22" name="Text Box 22"/>
                <wp:cNvGraphicFramePr/>
                <a:graphic xmlns:a="http://schemas.openxmlformats.org/drawingml/2006/main">
                  <a:graphicData uri="http://schemas.microsoft.com/office/word/2010/wordprocessingShape">
                    <wps:wsp>
                      <wps:cNvSpPr txBox="1"/>
                      <wps:spPr>
                        <a:xfrm>
                          <a:off x="1943100" y="1357625"/>
                          <a:ext cx="838200" cy="419100"/>
                        </a:xfrm>
                        <a:prstGeom prst="rect">
                          <a:avLst/>
                        </a:prstGeom>
                        <a:noFill/>
                        <a:ln>
                          <a:noFill/>
                        </a:ln>
                      </wps:spPr>
                      <wps:txbx>
                        <w:txbxContent>
                          <w:p w14:paraId="667BA643" w14:textId="77777777" w:rsidR="006D4A0A" w:rsidRDefault="006D4A0A">
                            <w:pPr>
                              <w:textDirection w:val="btLr"/>
                            </w:pPr>
                            <w:r>
                              <w:rPr>
                                <w:rFonts w:ascii="Arial" w:eastAsia="Arial" w:hAnsi="Arial" w:cs="Arial"/>
                                <w:sz w:val="28"/>
                              </w:rPr>
                              <w:t>Figure 5</w:t>
                            </w:r>
                          </w:p>
                        </w:txbxContent>
                      </wps:txbx>
                      <wps:bodyPr spcFirstLastPara="1" wrap="square" lIns="91425" tIns="91425" rIns="91425" bIns="91425" anchor="t" anchorCtr="0"/>
                    </wps:wsp>
                  </a:graphicData>
                </a:graphic>
              </wp:anchor>
            </w:drawing>
          </mc:Choice>
          <mc:Fallback>
            <w:pict>
              <v:shapetype w14:anchorId="09283239" id="_x0000_t202" coordsize="21600,21600" o:spt="202" path="m,l,21600r21600,l21600,xe">
                <v:stroke joinstyle="miter"/>
                <v:path gradientshapeok="t" o:connecttype="rect"/>
              </v:shapetype>
              <v:shape id="Text Box 22" o:spid="_x0000_s1026" type="#_x0000_t202" style="position:absolute;margin-left:49.5pt;margin-top:104.25pt;width:37.9pt;height:19.35pt;z-index:-25165516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" filled="f" stroked="f">
                <v:textbox inset="2.53958mm,2.53958mm,2.53958mm,2.53958mm">
                  <w:txbxContent>
                    <w:p w14:paraId="667BA643" w14:textId="77777777" w:rsidR="006D4A0A" w:rsidRDefault="006D4A0A">
                      <w:pPr>
                        <w:textDirection w:val="btLr"/>
                      </w:pPr>
                      <w:r>
                        <w:rPr>
                          <w:rFonts w:ascii="Arial" w:eastAsia="Arial" w:hAnsi="Arial" w:cs="Arial"/>
                          <w:sz w:val="28"/>
                        </w:rPr>
                        <w:t>Figure 5</w:t>
                      </w:r>
                    </w:p>
                  </w:txbxContent>
                </v:textbox>
                <w10:wrap type="square" anchorx="margin"/>
              </v:shape>
            </w:pict>
          </mc:Fallback>
        </mc:AlternateContent>
      </w:r>
      <w:r>
        <w:rPr>
          <w:noProof/>
        </w:rPr>
        <w:drawing>
          <wp:anchor distT="114300" distB="114300" distL="114300" distR="114300" simplePos="0" relativeHeight="251662336" behindDoc="0" locked="0" layoutInCell="1" hidden="0" allowOverlap="1" wp14:anchorId="43816FDE" wp14:editId="57AD7A2E">
            <wp:simplePos x="0" y="0"/>
            <wp:positionH relativeFrom="margin">
              <wp:posOffset>433388</wp:posOffset>
            </wp:positionH>
            <wp:positionV relativeFrom="paragraph">
              <wp:posOffset>1323975</wp:posOffset>
            </wp:positionV>
            <wp:extent cx="4391025" cy="2438400"/>
            <wp:effectExtent l="0" t="0" r="0" b="0"/>
            <wp:wrapSquare wrapText="bothSides" distT="114300" distB="114300" distL="114300" distR="11430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l="50694" t="30489" r="5208" b="25925"/>
                    <a:stretch>
                      <a:fillRect/>
                    </a:stretch>
                  </pic:blipFill>
                  <pic:spPr>
                    <a:xfrm>
                      <a:off x="0" y="0"/>
                      <a:ext cx="4391025" cy="2438400"/>
                    </a:xfrm>
                    <a:prstGeom prst="rect">
                      <a:avLst/>
                    </a:prstGeom>
                    <a:ln/>
                  </pic:spPr>
                </pic:pic>
              </a:graphicData>
            </a:graphic>
          </wp:anchor>
        </w:drawing>
      </w:r>
    </w:p>
    <w:p w14:paraId="156F8927" w14:textId="77777777" w:rsidR="007D5858" w:rsidRDefault="007D5858">
      <w:pPr>
        <w:tabs>
          <w:tab w:val="left" w:pos="720"/>
        </w:tabs>
        <w:spacing w:after="120"/>
      </w:pPr>
    </w:p>
    <w:p w14:paraId="72ED4C98" w14:textId="77777777" w:rsidR="007D5858" w:rsidRDefault="007D5858">
      <w:pPr>
        <w:tabs>
          <w:tab w:val="left" w:pos="720"/>
        </w:tabs>
        <w:spacing w:after="120"/>
      </w:pPr>
    </w:p>
    <w:p w14:paraId="14A0629A" w14:textId="77777777" w:rsidR="007D5858" w:rsidRDefault="007D5858">
      <w:pPr>
        <w:tabs>
          <w:tab w:val="left" w:pos="720"/>
        </w:tabs>
        <w:spacing w:after="120"/>
      </w:pPr>
    </w:p>
    <w:p w14:paraId="67F35954" w14:textId="77777777" w:rsidR="007D5858" w:rsidRDefault="007D5858">
      <w:pPr>
        <w:tabs>
          <w:tab w:val="left" w:pos="720"/>
        </w:tabs>
        <w:spacing w:after="120"/>
      </w:pPr>
    </w:p>
    <w:p w14:paraId="7DB6CBDF" w14:textId="77777777" w:rsidR="007D5858" w:rsidRDefault="007D5858">
      <w:pPr>
        <w:tabs>
          <w:tab w:val="left" w:pos="720"/>
        </w:tabs>
        <w:spacing w:after="120"/>
      </w:pPr>
    </w:p>
    <w:p w14:paraId="68B81A7A" w14:textId="77777777" w:rsidR="007D5858" w:rsidRDefault="007D5858">
      <w:pPr>
        <w:tabs>
          <w:tab w:val="left" w:pos="720"/>
        </w:tabs>
        <w:spacing w:after="120"/>
      </w:pPr>
    </w:p>
    <w:p w14:paraId="79DCACE2" w14:textId="77777777" w:rsidR="007D5858" w:rsidRDefault="007D5858">
      <w:pPr>
        <w:tabs>
          <w:tab w:val="left" w:pos="720"/>
        </w:tabs>
        <w:spacing w:after="120"/>
      </w:pPr>
    </w:p>
    <w:p w14:paraId="21E14FE4" w14:textId="77777777" w:rsidR="007D5858" w:rsidRDefault="007D5858">
      <w:pPr>
        <w:tabs>
          <w:tab w:val="left" w:pos="720"/>
        </w:tabs>
        <w:spacing w:after="120"/>
      </w:pPr>
    </w:p>
    <w:p w14:paraId="5BC2A5FC" w14:textId="77777777" w:rsidR="007D5858" w:rsidRDefault="007D5858">
      <w:pPr>
        <w:tabs>
          <w:tab w:val="left" w:pos="720"/>
        </w:tabs>
        <w:spacing w:after="120"/>
      </w:pPr>
    </w:p>
    <w:p w14:paraId="55668B50" w14:textId="77777777" w:rsidR="007D5858" w:rsidRDefault="007D5858">
      <w:pPr>
        <w:tabs>
          <w:tab w:val="left" w:pos="720"/>
        </w:tabs>
        <w:spacing w:after="120"/>
      </w:pPr>
    </w:p>
    <w:p w14:paraId="59FB62F0" w14:textId="77777777" w:rsidR="007D5858" w:rsidRDefault="007D5858">
      <w:pPr>
        <w:tabs>
          <w:tab w:val="left" w:pos="720"/>
        </w:tabs>
        <w:spacing w:after="120"/>
      </w:pPr>
    </w:p>
    <w:p w14:paraId="1C0F7A17" w14:textId="77777777" w:rsidR="007D5858" w:rsidRDefault="006918D2">
      <w:pPr>
        <w:tabs>
          <w:tab w:val="left" w:pos="720"/>
        </w:tabs>
        <w:spacing w:after="120"/>
      </w:pPr>
      <w:r>
        <w:t xml:space="preserve">Figure 7: Diagram showing how the angle of arrival equation is formed using the phase difference of a signal received at two antennas, the distance between the antennas, and the wavelength of the signal. </w:t>
      </w:r>
      <w:commentRangeStart w:id="165"/>
      <w:r>
        <w:t>(Guerin, Jackson, Kelly 2012)</w:t>
      </w:r>
      <w:commentRangeEnd w:id="165"/>
      <w:r w:rsidR="00A00C68">
        <w:rPr>
          <w:rStyle w:val="CommentReference"/>
        </w:rPr>
        <w:commentReference w:id="165"/>
      </w:r>
    </w:p>
    <w:p w14:paraId="18CB8339" w14:textId="77777777" w:rsidR="007D5858" w:rsidRDefault="006918D2">
      <w:pPr>
        <w:tabs>
          <w:tab w:val="left" w:pos="720"/>
        </w:tabs>
        <w:spacing w:after="120"/>
      </w:pPr>
      <w:r>
        <w:t xml:space="preserve">There are two types of phase </w:t>
      </w:r>
      <w:del w:id="166" w:author="Julian" w:date="2018-03-02T18:52:00Z">
        <w:r w:rsidDel="00A00C68">
          <w:delText xml:space="preserve">disambiguation </w:delText>
        </w:r>
      </w:del>
      <w:ins w:id="167" w:author="Julian" w:date="2018-03-02T18:52:00Z">
        <w:r w:rsidR="00A00C68">
          <w:t xml:space="preserve">ambiguity </w:t>
        </w:r>
      </w:ins>
      <w:r>
        <w:t xml:space="preserve">that will be covered in this section. One type of phase </w:t>
      </w:r>
      <w:del w:id="168" w:author="Julian" w:date="2018-03-02T18:52:00Z">
        <w:r w:rsidDel="00A00C68">
          <w:delText xml:space="preserve">disambiguation </w:delText>
        </w:r>
      </w:del>
      <w:ins w:id="169" w:author="Julian" w:date="2018-03-02T18:52:00Z">
        <w:r w:rsidR="00A00C68">
          <w:t xml:space="preserve">ambiguity </w:t>
        </w:r>
      </w:ins>
      <w:r>
        <w:t xml:space="preserve">results from mobile nodes that are flipped above and below the receiver’s 0 degree horizontal axis reference. This will be </w:t>
      </w:r>
      <w:del w:id="170" w:author="Julian" w:date="2018-03-02T18:52:00Z">
        <w:r w:rsidDel="00A00C68">
          <w:delText>defined as</w:delText>
        </w:r>
      </w:del>
      <w:ins w:id="171" w:author="Julian" w:date="2018-03-02T18:52:00Z">
        <w:r w:rsidR="00A00C68">
          <w:t>termed</w:t>
        </w:r>
      </w:ins>
      <w:r>
        <w:t xml:space="preserve"> quadrant ambiguity. The second type of phase </w:t>
      </w:r>
      <w:del w:id="172" w:author="Julian" w:date="2018-03-02T18:54:00Z">
        <w:r w:rsidDel="008F7983">
          <w:delText xml:space="preserve">disambiguation </w:delText>
        </w:r>
      </w:del>
      <w:ins w:id="173" w:author="Julian" w:date="2018-03-02T18:54:00Z">
        <w:r w:rsidR="008F7983">
          <w:t xml:space="preserve">ambiguity </w:t>
        </w:r>
      </w:ins>
      <w:r>
        <w:t xml:space="preserve">results from antennas separated greater than </w:t>
      </w:r>
      <m:oMath>
        <m:r>
          <w:rPr>
            <w:rFonts w:ascii="Cambria Math" w:hAnsi="Cambria Math"/>
          </w:rPr>
          <m:t>λ/2</m:t>
        </m:r>
      </m:oMath>
      <w:r>
        <w:t xml:space="preserve"> in which a phase difference is outside the </w:t>
      </w:r>
      <m:oMath>
        <m:r>
          <w:rPr>
            <w:rFonts w:ascii="Cambria Math" w:hAnsi="Cambria Math"/>
          </w:rPr>
          <m:t>-π&lt;θ&lt;π</m:t>
        </m:r>
      </m:oMath>
      <w:r>
        <w:t xml:space="preserve"> range. This will be defined as distance ambiguity. Distance ambiguity is not to be confused with the phase integer </w:t>
      </w:r>
      <w:del w:id="174" w:author="Julian" w:date="2018-03-02T18:55:00Z">
        <w:r w:rsidDel="008F7983">
          <w:delText xml:space="preserve">ambiguation </w:delText>
        </w:r>
      </w:del>
      <w:ins w:id="175" w:author="Julian" w:date="2018-03-02T18:55:00Z">
        <w:r w:rsidR="008F7983">
          <w:t xml:space="preserve">ambiguity </w:t>
        </w:r>
      </w:ins>
      <w:r>
        <w:t>that occurs when calculating differential distances from mobile</w:t>
      </w:r>
      <w:ins w:id="176" w:author="Julian" w:date="2018-03-02T18:56:00Z">
        <w:r w:rsidR="008F7983">
          <w:t xml:space="preserve"> nodes</w:t>
        </w:r>
      </w:ins>
      <w:r>
        <w:t xml:space="preserve"> to ground node</w:t>
      </w:r>
      <w:ins w:id="177" w:author="Julian" w:date="2018-03-02T18:56:00Z">
        <w:r w:rsidR="008F7983">
          <w:t>s</w:t>
        </w:r>
      </w:ins>
      <w:r>
        <w:t xml:space="preserve"> as discussed in (Ma, Hui, </w:t>
      </w:r>
      <w:proofErr w:type="spellStart"/>
      <w:r>
        <w:t>Kan</w:t>
      </w:r>
      <w:proofErr w:type="spellEnd"/>
      <w:r>
        <w:t xml:space="preserve"> 2016). </w:t>
      </w:r>
    </w:p>
    <w:p w14:paraId="5275E464" w14:textId="77777777" w:rsidR="007D5858" w:rsidRDefault="007D5858">
      <w:pPr>
        <w:tabs>
          <w:tab w:val="left" w:pos="720"/>
        </w:tabs>
        <w:spacing w:after="120"/>
      </w:pPr>
    </w:p>
    <w:p w14:paraId="0FC7C37F" w14:textId="77777777" w:rsidR="007D5858" w:rsidRDefault="007D5858">
      <w:pPr>
        <w:tabs>
          <w:tab w:val="left" w:pos="720"/>
        </w:tabs>
        <w:spacing w:after="120"/>
      </w:pPr>
    </w:p>
    <w:p w14:paraId="7DA39994" w14:textId="77777777" w:rsidR="007D5858" w:rsidRDefault="006918D2">
      <w:pPr>
        <w:tabs>
          <w:tab w:val="left" w:pos="720"/>
        </w:tabs>
        <w:spacing w:after="120"/>
      </w:pPr>
      <w:r>
        <w:rPr>
          <w:noProof/>
        </w:rPr>
        <w:lastRenderedPageBreak/>
        <w:drawing>
          <wp:inline distT="114300" distB="114300" distL="114300" distR="114300" wp14:anchorId="35350B15" wp14:editId="4EF6EC56">
            <wp:extent cx="2581275" cy="23336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l="21527" t="9027" r="31423" b="34259"/>
                    <a:stretch>
                      <a:fillRect/>
                    </a:stretch>
                  </pic:blipFill>
                  <pic:spPr>
                    <a:xfrm>
                      <a:off x="0" y="0"/>
                      <a:ext cx="2581275" cy="2333625"/>
                    </a:xfrm>
                    <a:prstGeom prst="rect">
                      <a:avLst/>
                    </a:prstGeom>
                    <a:ln/>
                  </pic:spPr>
                </pic:pic>
              </a:graphicData>
            </a:graphic>
          </wp:inline>
        </w:drawing>
      </w:r>
    </w:p>
    <w:p w14:paraId="0847B6AF" w14:textId="77777777" w:rsidR="007D5858" w:rsidRDefault="006918D2">
      <w:pPr>
        <w:tabs>
          <w:tab w:val="left" w:pos="720"/>
        </w:tabs>
        <w:spacing w:after="120"/>
      </w:pPr>
      <w:r>
        <w:t xml:space="preserve">Figure 8: Antenna Setup with distance a between Antenna 1 and Antenna 2, distance b between Antenna 1 and Antenna 3. </w:t>
      </w:r>
    </w:p>
    <w:p w14:paraId="42380B0D" w14:textId="77777777" w:rsidR="007D5858" w:rsidRDefault="006918D2">
      <w:pPr>
        <w:tabs>
          <w:tab w:val="left" w:pos="720"/>
        </w:tabs>
        <w:spacing w:after="120"/>
      </w:pPr>
      <w:commentRangeStart w:id="178"/>
      <w:r>
        <w:t>We propose to solve quadrant ambiguity by adding a third antenna that is placed at a right angle from the line formed by antenna 1 and antenna 2 (</w:t>
      </w:r>
      <w:commentRangeStart w:id="179"/>
      <w:r>
        <w:t>Figure 6</w:t>
      </w:r>
      <w:commentRangeEnd w:id="179"/>
      <w:r w:rsidR="008F7983">
        <w:rPr>
          <w:rStyle w:val="CommentReference"/>
        </w:rPr>
        <w:commentReference w:id="179"/>
      </w:r>
      <w:r>
        <w:t xml:space="preserve">). An angle of arrival will be computed between Antenna 1 and Antenna 2 that is ambiguous between Quadrants 1&amp;2 and Quadrants 3&amp;4. An angle of arrival will be computed between Antenna 1 and Antenna 3 that is ambiguous between Quadrants 2&amp;3 and Quadrants 1&amp;4. The angle of arrival will be determined to be in the quadrant that contains both </w:t>
      </w:r>
      <w:proofErr w:type="spellStart"/>
      <w:r>
        <w:t>AoAs</w:t>
      </w:r>
      <w:proofErr w:type="spellEnd"/>
      <w:r>
        <w:t>.</w:t>
      </w:r>
      <w:commentRangeEnd w:id="178"/>
      <w:r w:rsidR="008F7983">
        <w:rPr>
          <w:rStyle w:val="CommentReference"/>
        </w:rPr>
        <w:commentReference w:id="178"/>
      </w:r>
    </w:p>
    <w:p w14:paraId="7B0CC364" w14:textId="77777777" w:rsidR="007D5858" w:rsidRDefault="006918D2">
      <w:pPr>
        <w:tabs>
          <w:tab w:val="left" w:pos="720"/>
        </w:tabs>
        <w:spacing w:after="120"/>
      </w:pPr>
      <w:r>
        <w:t xml:space="preserve">Since we are using sub-1GHz frequencies, placing the antennas at distances less than </w:t>
      </w:r>
      <m:oMath>
        <m:r>
          <w:rPr>
            <w:rFonts w:ascii="Cambria Math" w:hAnsi="Cambria Math"/>
          </w:rPr>
          <m:t>λ/2</m:t>
        </m:r>
      </m:oMath>
      <w:r>
        <w:t xml:space="preserve"> is a feasible solution. For example, a 300 MHz signal will have a wavelength of 1 meter. So placing antennas around 0.4m &lt; </w:t>
      </w:r>
      <m:oMath>
        <m:r>
          <w:rPr>
            <w:rFonts w:ascii="Cambria Math" w:hAnsi="Cambria Math"/>
          </w:rPr>
          <m:t>d</m:t>
        </m:r>
      </m:oMath>
      <w:r>
        <w:t xml:space="preserve">&lt; 0.5m from each other would not have a detrimental effect on signal gain, especially if PCB antennas are used. Frequency hopping at frequencies lower than 300 MHz will also be supported. This is important for forward compatibility with the multi frequency phase integer disambiguation approach used in (Ma, Hui, </w:t>
      </w:r>
      <w:proofErr w:type="spellStart"/>
      <w:proofErr w:type="gramStart"/>
      <w:r>
        <w:t>Kan</w:t>
      </w:r>
      <w:proofErr w:type="spellEnd"/>
      <w:proofErr w:type="gramEnd"/>
      <w:r>
        <w:t xml:space="preserve"> 2016). .</w:t>
      </w:r>
    </w:p>
    <w:p w14:paraId="33B0D315" w14:textId="77777777" w:rsidR="007D5858" w:rsidRDefault="006918D2">
      <w:pPr>
        <w:tabs>
          <w:tab w:val="left" w:pos="720"/>
        </w:tabs>
        <w:spacing w:after="120"/>
      </w:pPr>
      <w:r>
        <w:t xml:space="preserve">If the above solution is found to be infeasible, and one of the antennas is placed greater than </w:t>
      </w:r>
      <m:oMath>
        <m:r>
          <w:rPr>
            <w:rFonts w:ascii="Cambria Math" w:hAnsi="Cambria Math"/>
          </w:rPr>
          <m:t>λ/2,</m:t>
        </m:r>
      </m:oMath>
      <w:ins w:id="180" w:author="Julian" w:date="2018-03-02T19:04:00Z">
        <w:r w:rsidR="008F7983">
          <w:t xml:space="preserve"> </w:t>
        </w:r>
      </w:ins>
      <w:r>
        <w:t>distance ambiguity can be solved by making distance b &gt; distance a (</w:t>
      </w:r>
      <w:commentRangeStart w:id="181"/>
      <w:r>
        <w:t>Figure 6</w:t>
      </w:r>
      <w:commentRangeEnd w:id="181"/>
      <w:r w:rsidR="008F7983">
        <w:rPr>
          <w:rStyle w:val="CommentReference"/>
        </w:rPr>
        <w:commentReference w:id="181"/>
      </w:r>
      <w:r>
        <w:t xml:space="preserve">) to a suitable offset determined by the signal wavelength. </w:t>
      </w:r>
      <w:commentRangeStart w:id="182"/>
      <w:r>
        <w:t xml:space="preserve">Since the CC1310 uses higher frequencies (315 - 930 </w:t>
      </w:r>
      <w:del w:id="183" w:author="Julian" w:date="2018-03-02T19:04:00Z">
        <w:r w:rsidDel="0016454C">
          <w:delText>mHz</w:delText>
        </w:r>
      </w:del>
      <w:ins w:id="184" w:author="Julian" w:date="2018-03-02T19:04:00Z">
        <w:r w:rsidR="0016454C">
          <w:t>MHz</w:t>
        </w:r>
      </w:ins>
      <w:r>
        <w:t xml:space="preserve">), a broadband frequency hopping system that includes all of these frequencies would have to support wavelengths of 0.32 meters (c </w:t>
      </w:r>
      <w:proofErr w:type="gramStart"/>
      <w:r>
        <w:t xml:space="preserve">= </w:t>
      </w:r>
      <w:proofErr w:type="gramEnd"/>
      <m:oMath>
        <m:r>
          <w:rPr>
            <w:rFonts w:ascii="Cambria Math" w:hAnsi="Cambria Math"/>
          </w:rPr>
          <m:t>λf</m:t>
        </m:r>
      </m:oMath>
      <w:r>
        <w:t xml:space="preserve">). </w:t>
      </w:r>
      <w:commentRangeEnd w:id="182"/>
      <w:r w:rsidR="0016454C">
        <w:rPr>
          <w:rStyle w:val="CommentReference"/>
        </w:rPr>
        <w:commentReference w:id="182"/>
      </w:r>
      <w:r>
        <w:t xml:space="preserve">Therefore, our system would have to place antennas </w:t>
      </w:r>
      <w:del w:id="185" w:author="Julian" w:date="2018-03-02T19:05:00Z">
        <w:r w:rsidDel="0016454C">
          <w:delText xml:space="preserve">lower </w:delText>
        </w:r>
      </w:del>
      <w:ins w:id="186" w:author="Julian" w:date="2018-03-02T19:05:00Z">
        <w:r w:rsidR="0016454C">
          <w:t xml:space="preserve">less </w:t>
        </w:r>
      </w:ins>
      <w:r>
        <w:t>than 0.16 meters from each other, and near field radiation patterns may cause additional interference at these distances, especially if a</w:t>
      </w:r>
      <w:del w:id="187" w:author="Julian" w:date="2018-03-05T20:39:00Z">
        <w:r w:rsidDel="0026105F">
          <w:delText>n</w:delText>
        </w:r>
      </w:del>
      <w:r>
        <w:t xml:space="preserve"> </w:t>
      </w:r>
      <w:del w:id="188" w:author="Julian" w:date="2018-03-02T19:06:00Z">
        <w:r w:rsidDel="0016454C">
          <w:delText xml:space="preserve">equidistant </w:delText>
        </w:r>
      </w:del>
      <w:r>
        <w:t xml:space="preserve">beacon </w:t>
      </w:r>
      <w:ins w:id="189" w:author="Julian" w:date="2018-03-02T19:07:00Z">
        <w:r w:rsidR="0016454C">
          <w:t xml:space="preserve">equidistant to all three antennas </w:t>
        </w:r>
      </w:ins>
      <w:r>
        <w:t xml:space="preserve">is used (discussed later in the section).   </w:t>
      </w:r>
    </w:p>
    <w:p w14:paraId="219E9AEE" w14:textId="77777777" w:rsidR="007D5858" w:rsidRDefault="006918D2">
      <w:pPr>
        <w:tabs>
          <w:tab w:val="left" w:pos="720"/>
        </w:tabs>
        <w:spacing w:after="120"/>
      </w:pPr>
      <w:r>
        <w:t>The following approach is proposed to solve distance ambiguity:</w:t>
      </w:r>
    </w:p>
    <w:p w14:paraId="5CAA6F2E" w14:textId="77777777" w:rsidR="007D5858" w:rsidRDefault="006918D2">
      <w:pPr>
        <w:tabs>
          <w:tab w:val="left" w:pos="720"/>
        </w:tabs>
        <w:spacing w:after="120"/>
      </w:pPr>
      <w:r>
        <w:t>The number of phase ambiguities n is dependent on the following formula where s is the distance between two antennas and lambda is the wavelength of the signal. Theta resembles the maximum angle arrival of the system which in our case is pi.</w:t>
      </w:r>
    </w:p>
    <w:p w14:paraId="117825EF" w14:textId="77777777" w:rsidR="007D5858" w:rsidRDefault="006918D2">
      <w:pPr>
        <w:tabs>
          <w:tab w:val="left" w:pos="720"/>
        </w:tabs>
        <w:spacing w:after="120"/>
      </w:pPr>
      <w:r>
        <w:rPr>
          <w:noProof/>
        </w:rPr>
        <w:drawing>
          <wp:inline distT="114300" distB="114300" distL="114300" distR="114300" wp14:anchorId="71D5728F" wp14:editId="2498D78E">
            <wp:extent cx="914400" cy="3238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44901" t="25867" r="46117" b="68523"/>
                    <a:stretch>
                      <a:fillRect/>
                    </a:stretch>
                  </pic:blipFill>
                  <pic:spPr>
                    <a:xfrm>
                      <a:off x="0" y="0"/>
                      <a:ext cx="914400" cy="323850"/>
                    </a:xfrm>
                    <a:prstGeom prst="rect">
                      <a:avLst/>
                    </a:prstGeom>
                    <a:ln/>
                  </pic:spPr>
                </pic:pic>
              </a:graphicData>
            </a:graphic>
          </wp:inline>
        </w:drawing>
      </w:r>
    </w:p>
    <w:p w14:paraId="4953FCB8" w14:textId="77777777" w:rsidR="007D5858" w:rsidRDefault="006918D2">
      <w:pPr>
        <w:tabs>
          <w:tab w:val="left" w:pos="720"/>
        </w:tabs>
        <w:spacing w:after="120"/>
      </w:pPr>
      <w:r>
        <w:lastRenderedPageBreak/>
        <w:t>(Guerin, Jackson, Kelly 2012)</w:t>
      </w:r>
    </w:p>
    <w:p w14:paraId="3612EFD8" w14:textId="77777777" w:rsidR="007D5858" w:rsidRDefault="006918D2">
      <w:pPr>
        <w:tabs>
          <w:tab w:val="left" w:pos="720"/>
        </w:tabs>
        <w:spacing w:after="120"/>
      </w:pPr>
      <w:r>
        <w:t>We can formulate this equation for both pairs of antennas by replacing n by the normalizing phase difference from 0 to 1 (division by 2</w:t>
      </w:r>
      <m:oMath>
        <m:r>
          <w:rPr>
            <w:rFonts w:ascii="Cambria Math" w:hAnsi="Cambria Math"/>
          </w:rPr>
          <m:t>π</m:t>
        </m:r>
      </m:oMath>
      <w:r>
        <w:t xml:space="preserve">) added to the number of possible phase difference in each antenna pair. </w:t>
      </w:r>
    </w:p>
    <w:p w14:paraId="0F87F283" w14:textId="77777777" w:rsidR="007D5858" w:rsidRDefault="006918D2">
      <w:pPr>
        <w:tabs>
          <w:tab w:val="left" w:pos="720"/>
        </w:tabs>
        <w:spacing w:after="120"/>
      </w:pPr>
      <w:r>
        <w:rPr>
          <w:noProof/>
        </w:rPr>
        <w:drawing>
          <wp:inline distT="114300" distB="114300" distL="114300" distR="114300" wp14:anchorId="169222F4" wp14:editId="7F539F3D">
            <wp:extent cx="1428750" cy="5429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42907" t="62805" r="42465" b="27375"/>
                    <a:stretch>
                      <a:fillRect/>
                    </a:stretch>
                  </pic:blipFill>
                  <pic:spPr>
                    <a:xfrm>
                      <a:off x="0" y="0"/>
                      <a:ext cx="1428750" cy="542925"/>
                    </a:xfrm>
                    <a:prstGeom prst="rect">
                      <a:avLst/>
                    </a:prstGeom>
                    <a:ln/>
                  </pic:spPr>
                </pic:pic>
              </a:graphicData>
            </a:graphic>
          </wp:inline>
        </w:drawing>
      </w:r>
    </w:p>
    <w:p w14:paraId="6D6F322D" w14:textId="77777777" w:rsidR="007D5858" w:rsidRDefault="006918D2">
      <w:pPr>
        <w:tabs>
          <w:tab w:val="left" w:pos="720"/>
        </w:tabs>
        <w:spacing w:after="120"/>
      </w:pPr>
      <w:r>
        <w:t>(Guerin, Jackson, Kelly 2012)</w:t>
      </w:r>
    </w:p>
    <w:p w14:paraId="5DE4D717" w14:textId="77777777" w:rsidR="007D5858" w:rsidRDefault="006918D2">
      <w:pPr>
        <w:tabs>
          <w:tab w:val="left" w:pos="720"/>
        </w:tabs>
        <w:spacing w:after="120"/>
      </w:pPr>
      <w:r>
        <w:t>Finally we combine both equations to form a set of lines which correlates a disambiguated phase difference for each pair of antennas to a maximum likelihood by determining the number of full phases for a phase offset.</w:t>
      </w:r>
    </w:p>
    <w:p w14:paraId="2F1C792E" w14:textId="77777777" w:rsidR="007D5858" w:rsidRDefault="006918D2">
      <w:pPr>
        <w:tabs>
          <w:tab w:val="left" w:pos="720"/>
        </w:tabs>
        <w:spacing w:after="120"/>
      </w:pPr>
      <w:r>
        <w:rPr>
          <w:noProof/>
        </w:rPr>
        <w:drawing>
          <wp:inline distT="114300" distB="114300" distL="114300" distR="114300" wp14:anchorId="4610D4A1" wp14:editId="0EBA0CDE">
            <wp:extent cx="1800225" cy="31432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l="40582" t="83596" r="42117" b="11036"/>
                    <a:stretch>
                      <a:fillRect/>
                    </a:stretch>
                  </pic:blipFill>
                  <pic:spPr>
                    <a:xfrm>
                      <a:off x="0" y="0"/>
                      <a:ext cx="1800225" cy="314325"/>
                    </a:xfrm>
                    <a:prstGeom prst="rect">
                      <a:avLst/>
                    </a:prstGeom>
                    <a:ln/>
                  </pic:spPr>
                </pic:pic>
              </a:graphicData>
            </a:graphic>
          </wp:inline>
        </w:drawing>
      </w:r>
    </w:p>
    <w:p w14:paraId="72619BCC" w14:textId="77777777" w:rsidR="007D5858" w:rsidRDefault="006918D2">
      <w:pPr>
        <w:tabs>
          <w:tab w:val="left" w:pos="720"/>
        </w:tabs>
        <w:spacing w:after="120"/>
      </w:pPr>
      <w:r>
        <w:t>(Guerin, Jackson, Kelly 2012)</w:t>
      </w:r>
    </w:p>
    <w:p w14:paraId="25A2C2E5" w14:textId="77777777" w:rsidR="007D5858" w:rsidRDefault="006918D2">
      <w:pPr>
        <w:tabs>
          <w:tab w:val="left" w:pos="720"/>
        </w:tabs>
        <w:spacing w:after="120"/>
      </w:pPr>
      <w:r>
        <w:rPr>
          <w:noProof/>
        </w:rPr>
        <w:drawing>
          <wp:inline distT="114300" distB="114300" distL="114300" distR="114300" wp14:anchorId="128C551A" wp14:editId="2CA97F9E">
            <wp:extent cx="3471863" cy="2497501"/>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l="57812" t="15432" r="7986" b="40740"/>
                    <a:stretch>
                      <a:fillRect/>
                    </a:stretch>
                  </pic:blipFill>
                  <pic:spPr>
                    <a:xfrm>
                      <a:off x="0" y="0"/>
                      <a:ext cx="3471863" cy="2497501"/>
                    </a:xfrm>
                    <a:prstGeom prst="rect">
                      <a:avLst/>
                    </a:prstGeom>
                    <a:ln/>
                  </pic:spPr>
                </pic:pic>
              </a:graphicData>
            </a:graphic>
          </wp:inline>
        </w:drawing>
      </w:r>
    </w:p>
    <w:p w14:paraId="701B8050" w14:textId="77777777" w:rsidR="007D5858" w:rsidRDefault="006918D2">
      <w:pPr>
        <w:tabs>
          <w:tab w:val="left" w:pos="720"/>
        </w:tabs>
        <w:spacing w:after="120"/>
      </w:pPr>
      <w:r>
        <w:t>Figure 9: Phase Disambiguation Chart (Guerin, Jackson, Kelly 2012)</w:t>
      </w:r>
    </w:p>
    <w:p w14:paraId="6A1674F2" w14:textId="77777777" w:rsidR="007D5858" w:rsidRDefault="006918D2">
      <w:pPr>
        <w:tabs>
          <w:tab w:val="left" w:pos="720"/>
        </w:tabs>
        <w:spacing w:after="120"/>
      </w:pPr>
      <w:commentRangeStart w:id="190"/>
      <w:r>
        <w:t>We do not believe that the 90 degree offset from quadrant disambiguation will affect the geometry of this solution.</w:t>
      </w:r>
      <w:commentRangeEnd w:id="190"/>
      <w:r w:rsidR="0016454C">
        <w:rPr>
          <w:rStyle w:val="CommentReference"/>
        </w:rPr>
        <w:commentReference w:id="190"/>
      </w:r>
    </w:p>
    <w:p w14:paraId="7A9159BA" w14:textId="77777777" w:rsidR="007D5858" w:rsidRDefault="006918D2">
      <w:pPr>
        <w:tabs>
          <w:tab w:val="left" w:pos="720"/>
        </w:tabs>
        <w:spacing w:after="120"/>
      </w:pPr>
      <w:r>
        <w:t xml:space="preserve">After the phase disambiguation process, error from antenna wire lengths mentioned in section IV. </w:t>
      </w:r>
      <w:proofErr w:type="spellStart"/>
      <w:proofErr w:type="gramStart"/>
      <w:r>
        <w:t>i</w:t>
      </w:r>
      <w:proofErr w:type="spellEnd"/>
      <w:proofErr w:type="gramEnd"/>
      <w:r>
        <w:t xml:space="preserve">. will be corrected by connecting an additional GPIO pin on the Raspberry Pi 3 to an </w:t>
      </w:r>
      <w:commentRangeStart w:id="191"/>
      <w:r>
        <w:t xml:space="preserve">overpowered radio transmitter equidistant to the three known locations of each antenna. </w:t>
      </w:r>
      <w:commentRangeEnd w:id="191"/>
      <w:r w:rsidR="00847ECA">
        <w:rPr>
          <w:rStyle w:val="CommentReference"/>
        </w:rPr>
        <w:commentReference w:id="191"/>
      </w:r>
      <w:r>
        <w:t xml:space="preserve">From this setup, each reconstructed wave should have no phase offset from each other. If there is a phase offset at antenna 2 or antenna 3 in relation to antenna 1, that amount will be subtracted from phases collected at antenna 2 or antenna 3 respectively for future AOA calculations. </w:t>
      </w:r>
    </w:p>
    <w:p w14:paraId="352C3167" w14:textId="77777777" w:rsidR="007D5858" w:rsidRDefault="006918D2">
      <w:pPr>
        <w:tabs>
          <w:tab w:val="left" w:pos="720"/>
        </w:tabs>
        <w:spacing w:after="120"/>
      </w:pPr>
      <w:r>
        <w:t xml:space="preserve">A beacon placed this close to all three antennas will be in the near-field of those antennas and could potentially cause adverse interference effects. </w:t>
      </w:r>
      <w:commentRangeStart w:id="192"/>
      <w:r>
        <w:t xml:space="preserve">This can be fixed by putting the transmitter at a much higher vertical height relative to the horizontal distances between </w:t>
      </w:r>
      <w:r>
        <w:lastRenderedPageBreak/>
        <w:t xml:space="preserve">the beacon and each antenna. A lightweight mobile node can be used to act as an equidistant beacon, so that our receiver system is not difficult to setup or transport. </w:t>
      </w:r>
      <w:commentRangeEnd w:id="192"/>
      <w:r w:rsidR="00847ECA">
        <w:rPr>
          <w:rStyle w:val="CommentReference"/>
        </w:rPr>
        <w:commentReference w:id="192"/>
      </w:r>
    </w:p>
    <w:p w14:paraId="7B700791" w14:textId="77777777" w:rsidR="007D5858" w:rsidRDefault="006918D2">
      <w:pPr>
        <w:tabs>
          <w:tab w:val="left" w:pos="720"/>
        </w:tabs>
        <w:spacing w:after="120"/>
      </w:pPr>
      <w:r>
        <w:t xml:space="preserve">Instead of an equidistant beacon, a linear frequency modulated signal can be integrated into our receiver architecture in order to synchronize channel delays through equalization. Such a signal would have to be connected to the exact beginning of each antenna wire connection, and the leads of the LFM wires would have to be exactly the same distance from each other. Even though a closed system approach would have benefits over the wireless beacon strategy in terms of signal transmission control, </w:t>
      </w:r>
      <w:commentRangeStart w:id="193"/>
      <w:r>
        <w:t xml:space="preserve">it is more useful in systems that have </w:t>
      </w:r>
      <w:del w:id="194" w:author="Julian" w:date="2018-03-02T19:35:00Z">
        <w:r w:rsidDel="0078624E">
          <w:delText>seperate</w:delText>
        </w:r>
      </w:del>
      <w:ins w:id="195" w:author="Julian" w:date="2018-03-02T19:35:00Z">
        <w:r w:rsidR="0078624E">
          <w:t>separate</w:t>
        </w:r>
      </w:ins>
      <w:r>
        <w:t xml:space="preserve"> channels each containing a separate demodulator/ADC, so that delays from these components could be corrected</w:t>
      </w:r>
      <w:commentRangeEnd w:id="193"/>
      <w:r w:rsidR="0078624E">
        <w:rPr>
          <w:rStyle w:val="CommentReference"/>
        </w:rPr>
        <w:commentReference w:id="193"/>
      </w:r>
      <w:r>
        <w:t xml:space="preserve">. </w:t>
      </w:r>
      <w:commentRangeStart w:id="196"/>
      <w:r>
        <w:t>It would be difficult to integrate such a system to correct offsets singularly generated by varying antenna wire lengths.</w:t>
      </w:r>
      <w:commentRangeEnd w:id="196"/>
      <w:r w:rsidR="0078624E">
        <w:rPr>
          <w:rStyle w:val="CommentReference"/>
        </w:rPr>
        <w:commentReference w:id="196"/>
      </w:r>
      <w:r>
        <w:t xml:space="preserve"> </w:t>
      </w:r>
    </w:p>
    <w:p w14:paraId="13DF4D00" w14:textId="77777777" w:rsidR="007D5858" w:rsidRDefault="006918D2">
      <w:pPr>
        <w:tabs>
          <w:tab w:val="left" w:pos="720"/>
        </w:tabs>
        <w:spacing w:after="120"/>
        <w:rPr>
          <w:b/>
        </w:rPr>
      </w:pPr>
      <w:r>
        <w:rPr>
          <w:b/>
        </w:rPr>
        <w:t xml:space="preserve">IV. </w:t>
      </w:r>
      <w:proofErr w:type="gramStart"/>
      <w:r>
        <w:rPr>
          <w:b/>
        </w:rPr>
        <w:t>vii</w:t>
      </w:r>
      <w:proofErr w:type="gramEnd"/>
      <w:r>
        <w:rPr>
          <w:b/>
        </w:rPr>
        <w:t xml:space="preserve">. RF Wave Reconstruction and </w:t>
      </w:r>
      <w:commentRangeStart w:id="197"/>
      <w:proofErr w:type="spellStart"/>
      <w:r>
        <w:rPr>
          <w:b/>
        </w:rPr>
        <w:t>Matlab</w:t>
      </w:r>
      <w:proofErr w:type="spellEnd"/>
      <w:r>
        <w:rPr>
          <w:b/>
        </w:rPr>
        <w:t xml:space="preserve"> Simulation</w:t>
      </w:r>
      <w:commentRangeEnd w:id="197"/>
      <w:r w:rsidR="008F39B5">
        <w:rPr>
          <w:rStyle w:val="CommentReference"/>
        </w:rPr>
        <w:commentReference w:id="197"/>
      </w:r>
    </w:p>
    <w:p w14:paraId="7899AE45" w14:textId="77777777" w:rsidR="007D5858" w:rsidRDefault="006918D2">
      <w:pPr>
        <w:tabs>
          <w:tab w:val="left" w:pos="720"/>
        </w:tabs>
        <w:spacing w:after="120"/>
      </w:pPr>
      <w:proofErr w:type="spellStart"/>
      <w:r>
        <w:t>Matlab</w:t>
      </w:r>
      <w:proofErr w:type="spellEnd"/>
      <w:r>
        <w:t xml:space="preserve"> will be used as a tool for this project to reconstruct RF waveforms and simulate the proposed system by producing an estimate for the Angle of Arrival (AOA). </w:t>
      </w:r>
      <w:proofErr w:type="spellStart"/>
      <w:r>
        <w:t>Matlab</w:t>
      </w:r>
      <w:proofErr w:type="spellEnd"/>
      <w:r>
        <w:t xml:space="preserve"> software can be installed and utilized on the Raspberry Pi 3. A </w:t>
      </w:r>
      <w:proofErr w:type="spellStart"/>
      <w:r>
        <w:t>Matlab</w:t>
      </w:r>
      <w:proofErr w:type="spellEnd"/>
      <w:r>
        <w:t xml:space="preserve"> simulation from multiple signal generators (acting as separate antennas) </w:t>
      </w:r>
      <w:commentRangeStart w:id="198"/>
      <w:r>
        <w:t>will be used to verify the feasibility and correct functionality of the proposed solution</w:t>
      </w:r>
      <w:commentRangeEnd w:id="198"/>
      <w:r w:rsidR="006B7F35">
        <w:rPr>
          <w:rStyle w:val="CommentReference"/>
        </w:rPr>
        <w:commentReference w:id="198"/>
      </w:r>
      <w:r>
        <w:t xml:space="preserve">. The proposed reconstruction is shown in </w:t>
      </w:r>
      <w:commentRangeStart w:id="199"/>
      <w:r>
        <w:t>Figure 8</w:t>
      </w:r>
      <w:commentRangeEnd w:id="199"/>
      <w:r w:rsidR="006B7F35">
        <w:rPr>
          <w:rStyle w:val="CommentReference"/>
        </w:rPr>
        <w:commentReference w:id="199"/>
      </w:r>
      <w:r>
        <w:t>, in which the Raspberry Pi 3 reconstructs a sinusoid from one antenna at a time, while using the predicted continuation of signals at other antennas for phase difference comparisons.</w:t>
      </w:r>
    </w:p>
    <w:p w14:paraId="3ABF92E4" w14:textId="77777777" w:rsidR="007D5858" w:rsidRDefault="006918D2">
      <w:pPr>
        <w:tabs>
          <w:tab w:val="left" w:pos="720"/>
        </w:tabs>
        <w:spacing w:after="120"/>
      </w:pPr>
      <w:r>
        <w:t xml:space="preserve">In addition, </w:t>
      </w:r>
      <w:proofErr w:type="spellStart"/>
      <w:r>
        <w:t>Matlab</w:t>
      </w:r>
      <w:proofErr w:type="spellEnd"/>
      <w:r>
        <w:t xml:space="preserve"> simulations will follow the modular design principle that helps us build and organize the project as a whole. For RF waveform reconstruction, a signal generator will be created to simulate the RF waveforms at a certain sampling rate. We will </w:t>
      </w:r>
      <w:commentRangeStart w:id="200"/>
      <w:r>
        <w:t xml:space="preserve">consult with Dr. </w:t>
      </w:r>
      <w:proofErr w:type="spellStart"/>
      <w:r>
        <w:t>Kan</w:t>
      </w:r>
      <w:proofErr w:type="spellEnd"/>
      <w:r>
        <w:t xml:space="preserve"> </w:t>
      </w:r>
      <w:commentRangeEnd w:id="200"/>
      <w:r w:rsidR="00ED6F02">
        <w:rPr>
          <w:rStyle w:val="CommentReference"/>
        </w:rPr>
        <w:commentReference w:id="200"/>
      </w:r>
      <w:r>
        <w:t xml:space="preserve">to determine a high enough sampling rate such that the reconstructed RF waveforms </w:t>
      </w:r>
      <w:commentRangeStart w:id="201"/>
      <w:r>
        <w:t>are</w:t>
      </w:r>
      <w:ins w:id="202" w:author="Julian" w:date="2018-03-02T20:15:00Z">
        <w:r w:rsidR="008F631A">
          <w:t xml:space="preserve"> as</w:t>
        </w:r>
      </w:ins>
      <w:r>
        <w:t xml:space="preserve"> close to continuous as possible </w:t>
      </w:r>
      <w:commentRangeEnd w:id="201"/>
      <w:r w:rsidR="008F631A">
        <w:rPr>
          <w:rStyle w:val="CommentReference"/>
        </w:rPr>
        <w:commentReference w:id="201"/>
      </w:r>
      <w:r>
        <w:t xml:space="preserve">and are of the form </w:t>
      </w:r>
      <w:proofErr w:type="spellStart"/>
      <w:proofErr w:type="gramStart"/>
      <w:r>
        <w:t>Asin</w:t>
      </w:r>
      <w:proofErr w:type="spellEnd"/>
      <w:r>
        <w:t>(</w:t>
      </w:r>
      <w:proofErr w:type="spellStart"/>
      <w:proofErr w:type="gramEnd"/>
      <w:r>
        <w:rPr>
          <w:b/>
          <w:color w:val="6A6A6A"/>
          <w:highlight w:val="white"/>
        </w:rPr>
        <w:t>ω</w:t>
      </w:r>
      <w:r>
        <w:t>t</w:t>
      </w:r>
      <w:proofErr w:type="spellEnd"/>
      <w:r>
        <w:t xml:space="preserve"> + φ). The </w:t>
      </w:r>
      <w:commentRangeStart w:id="203"/>
      <w:r>
        <w:t xml:space="preserve">phase differences for each </w:t>
      </w:r>
      <w:ins w:id="204" w:author="Julian" w:date="2018-03-02T20:18:00Z">
        <w:r w:rsidR="008F631A">
          <w:t xml:space="preserve">paired comparison </w:t>
        </w:r>
      </w:ins>
      <w:r>
        <w:t>of the reconstructed waveform</w:t>
      </w:r>
      <w:ins w:id="205" w:author="Julian" w:date="2018-03-02T20:19:00Z">
        <w:r w:rsidR="008F631A">
          <w:t>s</w:t>
        </w:r>
      </w:ins>
      <w:r>
        <w:t xml:space="preserve"> </w:t>
      </w:r>
      <w:commentRangeEnd w:id="203"/>
      <w:r w:rsidR="008F631A">
        <w:rPr>
          <w:rStyle w:val="CommentReference"/>
        </w:rPr>
        <w:commentReference w:id="203"/>
      </w:r>
      <w:r>
        <w:t xml:space="preserve">will be calculated along with </w:t>
      </w:r>
      <w:ins w:id="206" w:author="Julian" w:date="2018-03-02T20:19:00Z">
        <w:r w:rsidR="008F631A">
          <w:t xml:space="preserve">their </w:t>
        </w:r>
      </w:ins>
      <w:r>
        <w:t>phase disambiguation</w:t>
      </w:r>
      <w:ins w:id="207" w:author="Julian" w:date="2018-03-02T20:19:00Z">
        <w:r w:rsidR="008F631A">
          <w:t xml:space="preserve"> solutions</w:t>
        </w:r>
      </w:ins>
      <w:r>
        <w:t xml:space="preserve">. The signals will then be used for </w:t>
      </w:r>
      <w:commentRangeStart w:id="208"/>
      <w:r>
        <w:t xml:space="preserve">future </w:t>
      </w:r>
      <w:commentRangeEnd w:id="208"/>
      <w:r w:rsidR="008F631A">
        <w:rPr>
          <w:rStyle w:val="CommentReference"/>
        </w:rPr>
        <w:commentReference w:id="208"/>
      </w:r>
      <w:r>
        <w:t>AOA calculation</w:t>
      </w:r>
      <w:ins w:id="209" w:author="Julian" w:date="2018-03-02T20:19:00Z">
        <w:r w:rsidR="008F631A">
          <w:t>s</w:t>
        </w:r>
      </w:ins>
      <w:r>
        <w:t xml:space="preserve">. We will consult with Dr. </w:t>
      </w:r>
      <w:proofErr w:type="spellStart"/>
      <w:r>
        <w:t>Kan</w:t>
      </w:r>
      <w:proofErr w:type="spellEnd"/>
      <w:r>
        <w:t xml:space="preserve"> and </w:t>
      </w:r>
      <w:commentRangeStart w:id="210"/>
      <w:r>
        <w:t>hopefully</w:t>
      </w:r>
      <w:commentRangeEnd w:id="210"/>
      <w:r w:rsidR="008F631A">
        <w:rPr>
          <w:rStyle w:val="CommentReference"/>
        </w:rPr>
        <w:commentReference w:id="210"/>
      </w:r>
      <w:r>
        <w:t xml:space="preserve">, can adapt some of </w:t>
      </w:r>
      <w:commentRangeStart w:id="211"/>
      <w:r>
        <w:t>his existing simulation models for direction finding verification.</w:t>
      </w:r>
      <w:commentRangeEnd w:id="211"/>
      <w:r w:rsidR="008F631A">
        <w:rPr>
          <w:rStyle w:val="CommentReference"/>
        </w:rPr>
        <w:commentReference w:id="211"/>
      </w:r>
    </w:p>
    <w:p w14:paraId="6272F830" w14:textId="77777777" w:rsidR="007D5858" w:rsidRDefault="006918D2">
      <w:pPr>
        <w:tabs>
          <w:tab w:val="left" w:pos="720"/>
        </w:tabs>
        <w:spacing w:after="120"/>
      </w:pPr>
      <w:r>
        <w:lastRenderedPageBreak/>
        <w:t xml:space="preserve">Figure 10: Blue regions represent areas that are being currently reconstructed by </w:t>
      </w:r>
      <w:proofErr w:type="gramStart"/>
      <w:r>
        <w:t>I/Q</w:t>
      </w:r>
      <w:proofErr w:type="gramEnd"/>
      <w:r>
        <w:t xml:space="preserve"> samples. Grey regions represent areas that continue the reconstructed signal and can be used for comparing phases to other antennas, but are not composed of collected data.</w:t>
      </w:r>
      <w:r>
        <w:rPr>
          <w:noProof/>
        </w:rPr>
        <w:drawing>
          <wp:anchor distT="114300" distB="114300" distL="114300" distR="114300" simplePos="0" relativeHeight="251663360" behindDoc="0" locked="0" layoutInCell="1" hidden="0" allowOverlap="1" wp14:anchorId="7D919A93" wp14:editId="55E3F2DC">
            <wp:simplePos x="0" y="0"/>
            <wp:positionH relativeFrom="margin">
              <wp:posOffset>-114299</wp:posOffset>
            </wp:positionH>
            <wp:positionV relativeFrom="paragraph">
              <wp:posOffset>133350</wp:posOffset>
            </wp:positionV>
            <wp:extent cx="5486400" cy="4114800"/>
            <wp:effectExtent l="0" t="0" r="0" b="0"/>
            <wp:wrapSquare wrapText="bothSides" distT="114300" distB="11430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486400" cy="4114800"/>
                    </a:xfrm>
                    <a:prstGeom prst="rect">
                      <a:avLst/>
                    </a:prstGeom>
                    <a:ln/>
                  </pic:spPr>
                </pic:pic>
              </a:graphicData>
            </a:graphic>
          </wp:anchor>
        </w:drawing>
      </w:r>
    </w:p>
    <w:p w14:paraId="6FA82E97" w14:textId="77777777" w:rsidR="007D5858" w:rsidRDefault="006918D2">
      <w:pPr>
        <w:tabs>
          <w:tab w:val="left" w:pos="720"/>
        </w:tabs>
        <w:spacing w:after="120"/>
      </w:pPr>
      <w:commentRangeStart w:id="212"/>
      <w:r>
        <w:t>For ideal sinusoidal signals, it is important to note that the CC1310 does not have to sample antenna outputs at twice the frequency of the transmitted signals if the frequencies of the signals are constant.</w:t>
      </w:r>
      <w:commentRangeEnd w:id="212"/>
      <w:r w:rsidR="008F631A">
        <w:rPr>
          <w:rStyle w:val="CommentReference"/>
        </w:rPr>
        <w:commentReference w:id="212"/>
      </w:r>
    </w:p>
    <w:p w14:paraId="221038F0" w14:textId="77777777" w:rsidR="007D5858" w:rsidRDefault="006918D2">
      <w:pPr>
        <w:tabs>
          <w:tab w:val="left" w:pos="720"/>
        </w:tabs>
        <w:spacing w:after="120"/>
      </w:pPr>
      <w:commentRangeStart w:id="213"/>
      <w:commentRangeStart w:id="214"/>
      <w:r>
        <w:t>Assuming our sampling rate is constant</w:t>
      </w:r>
      <w:commentRangeEnd w:id="213"/>
      <w:r w:rsidR="00664BDF">
        <w:rPr>
          <w:rStyle w:val="CommentReference"/>
        </w:rPr>
        <w:commentReference w:id="213"/>
      </w:r>
      <w:r>
        <w:t xml:space="preserve">, sampling a sinusoidal wave lower than the Nyquist frequency will produce an equivalent reconstructed </w:t>
      </w:r>
      <w:commentRangeStart w:id="215"/>
      <w:r>
        <w:t>signal</w:t>
      </w:r>
      <w:commentRangeEnd w:id="215"/>
      <w:r w:rsidR="00664BDF">
        <w:rPr>
          <w:rStyle w:val="CommentReference"/>
        </w:rPr>
        <w:commentReference w:id="215"/>
      </w:r>
      <w:r>
        <w:t>. This reconstructed signal will have the same wave pattern and structure of the original signal. The only difference is that this reconstructed wave will be at a lower frequency. The above holds true for infinitely slow sampling rates (stationary sources)</w:t>
      </w:r>
      <w:del w:id="216" w:author="Julian" w:date="2018-03-02T20:30:00Z">
        <w:r w:rsidDel="00664BDF">
          <w:delText xml:space="preserve"> </w:delText>
        </w:r>
      </w:del>
      <w:r>
        <w:t>.</w:t>
      </w:r>
      <w:commentRangeEnd w:id="214"/>
      <w:r w:rsidR="00664BDF">
        <w:rPr>
          <w:rStyle w:val="CommentReference"/>
        </w:rPr>
        <w:commentReference w:id="214"/>
      </w:r>
    </w:p>
    <w:p w14:paraId="6365202F" w14:textId="77777777" w:rsidR="007D5858" w:rsidRDefault="006918D2">
      <w:pPr>
        <w:tabs>
          <w:tab w:val="left" w:pos="720"/>
        </w:tabs>
        <w:spacing w:after="120"/>
      </w:pPr>
      <w:r>
        <w:rPr>
          <w:noProof/>
        </w:rPr>
        <w:lastRenderedPageBreak/>
        <w:drawing>
          <wp:inline distT="114300" distB="114300" distL="114300" distR="114300" wp14:anchorId="24E8CCB2" wp14:editId="12019C4A">
            <wp:extent cx="4052888" cy="2890511"/>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l="39409" t="32407" r="26736" b="24691"/>
                    <a:stretch>
                      <a:fillRect/>
                    </a:stretch>
                  </pic:blipFill>
                  <pic:spPr>
                    <a:xfrm>
                      <a:off x="0" y="0"/>
                      <a:ext cx="4052888" cy="2890511"/>
                    </a:xfrm>
                    <a:prstGeom prst="rect">
                      <a:avLst/>
                    </a:prstGeom>
                    <a:ln/>
                  </pic:spPr>
                </pic:pic>
              </a:graphicData>
            </a:graphic>
          </wp:inline>
        </w:drawing>
      </w:r>
    </w:p>
    <w:p w14:paraId="3990927A" w14:textId="77777777" w:rsidR="007D5858" w:rsidRDefault="006918D2">
      <w:pPr>
        <w:tabs>
          <w:tab w:val="left" w:pos="720"/>
        </w:tabs>
        <w:spacing w:after="120"/>
      </w:pPr>
      <w:r>
        <w:t>Figure 11: Sampling a sine wave lower than the Nyquist Frequency (</w:t>
      </w:r>
      <w:proofErr w:type="spellStart"/>
      <w:r>
        <w:t>Wescott</w:t>
      </w:r>
      <w:proofErr w:type="spellEnd"/>
      <w:r>
        <w:t>, 2016)</w:t>
      </w:r>
    </w:p>
    <w:p w14:paraId="7A501F45" w14:textId="77777777" w:rsidR="007D5858" w:rsidRDefault="006918D2">
      <w:pPr>
        <w:tabs>
          <w:tab w:val="left" w:pos="720"/>
        </w:tabs>
        <w:spacing w:after="120"/>
      </w:pPr>
      <w:r>
        <w:t>I</w:t>
      </w:r>
      <w:ins w:id="217" w:author="Julian" w:date="2018-03-02T20:41:00Z">
        <w:r w:rsidR="004D03DA">
          <w:t xml:space="preserve">n ideal </w:t>
        </w:r>
      </w:ins>
      <w:ins w:id="218" w:author="Julian" w:date="2018-03-02T20:42:00Z">
        <w:r w:rsidR="004D03DA">
          <w:t>conditions</w:t>
        </w:r>
      </w:ins>
      <w:ins w:id="219" w:author="Julian" w:date="2018-03-02T20:41:00Z">
        <w:r w:rsidR="004D03DA">
          <w:t>,</w:t>
        </w:r>
      </w:ins>
      <w:ins w:id="220" w:author="Julian" w:date="2018-03-02T20:42:00Z">
        <w:r w:rsidR="004D03DA">
          <w:t xml:space="preserve"> i</w:t>
        </w:r>
      </w:ins>
      <w:r>
        <w:t>f we take the phase difference between two sinusoidal waves that have been reconstructed from a lower sampling frequency than the Nyquist at any given time, their phase differences at that given time will be the same as if we were using the original sinusoidal function.</w:t>
      </w:r>
    </w:p>
    <w:p w14:paraId="6ECC88CF" w14:textId="77777777" w:rsidR="007D5858" w:rsidRDefault="006918D2">
      <w:pPr>
        <w:tabs>
          <w:tab w:val="left" w:pos="720"/>
        </w:tabs>
        <w:spacing w:after="120"/>
      </w:pPr>
      <w:r>
        <w:t xml:space="preserve">For this approach, we cannot use frequency modulated signals on radio tags. We will have to make sure that the transmitted signals represent sinusoidal waves of </w:t>
      </w:r>
      <w:commentRangeStart w:id="221"/>
      <w:r>
        <w:t>constant</w:t>
      </w:r>
      <w:commentRangeEnd w:id="221"/>
      <w:r w:rsidR="004D03DA">
        <w:rPr>
          <w:rStyle w:val="CommentReference"/>
        </w:rPr>
        <w:commentReference w:id="221"/>
      </w:r>
      <w:r>
        <w:t xml:space="preserve"> frequency in order for </w:t>
      </w:r>
      <w:proofErr w:type="spellStart"/>
      <w:r>
        <w:t>undersampling</w:t>
      </w:r>
      <w:proofErr w:type="spellEnd"/>
      <w:r>
        <w:t xml:space="preserve"> to work. This will not impede on a multi-frequency-phase-integer-disambiguation system as sequential frequency hopping </w:t>
      </w:r>
      <w:commentRangeStart w:id="222"/>
      <w:r>
        <w:t>is scheduled by the receiver</w:t>
      </w:r>
      <w:commentRangeEnd w:id="222"/>
      <w:r w:rsidR="004D03DA">
        <w:rPr>
          <w:rStyle w:val="CommentReference"/>
        </w:rPr>
        <w:commentReference w:id="222"/>
      </w:r>
      <w:r>
        <w:t xml:space="preserve"> (</w:t>
      </w:r>
      <w:ins w:id="223" w:author="Julian" w:date="2018-03-02T20:59:00Z">
        <w:r w:rsidR="00D25B05">
          <w:t xml:space="preserve">as in </w:t>
        </w:r>
      </w:ins>
      <w:r>
        <w:t xml:space="preserve">Ma, Hui, </w:t>
      </w:r>
      <w:proofErr w:type="spellStart"/>
      <w:proofErr w:type="gramStart"/>
      <w:r>
        <w:t>Kan</w:t>
      </w:r>
      <w:proofErr w:type="spellEnd"/>
      <w:proofErr w:type="gramEnd"/>
      <w:r>
        <w:t xml:space="preserve"> 2016). For our active tag system, the receiver system will have to send a frequency hopping </w:t>
      </w:r>
      <w:del w:id="224" w:author="Julian" w:date="2018-03-02T20:45:00Z">
        <w:r w:rsidDel="004D03DA">
          <w:delText xml:space="preserve">scheduling </w:delText>
        </w:r>
      </w:del>
      <w:ins w:id="225" w:author="Julian" w:date="2018-03-02T20:45:00Z">
        <w:r w:rsidR="004D03DA">
          <w:t xml:space="preserve">schedule </w:t>
        </w:r>
      </w:ins>
      <w:r>
        <w:t xml:space="preserve">to the mobile nodes before a transmission period, so that </w:t>
      </w:r>
      <w:commentRangeStart w:id="226"/>
      <w:r>
        <w:t>it</w:t>
      </w:r>
      <w:commentRangeEnd w:id="226"/>
      <w:r w:rsidR="00D32293">
        <w:rPr>
          <w:rStyle w:val="CommentReference"/>
        </w:rPr>
        <w:commentReference w:id="226"/>
      </w:r>
      <w:r>
        <w:t xml:space="preserve"> will know when frequency hops will occur (to prevent irregular measurements).</w:t>
      </w:r>
    </w:p>
    <w:p w14:paraId="37A95906" w14:textId="77777777" w:rsidR="007D5858" w:rsidRDefault="006918D2">
      <w:pPr>
        <w:tabs>
          <w:tab w:val="left" w:pos="720"/>
        </w:tabs>
        <w:spacing w:after="120"/>
        <w:rPr>
          <w:b/>
        </w:rPr>
      </w:pPr>
      <w:r>
        <w:rPr>
          <w:b/>
        </w:rPr>
        <w:t xml:space="preserve">IV. </w:t>
      </w:r>
      <w:proofErr w:type="gramStart"/>
      <w:r>
        <w:rPr>
          <w:b/>
        </w:rPr>
        <w:t>viii</w:t>
      </w:r>
      <w:proofErr w:type="gramEnd"/>
      <w:r>
        <w:rPr>
          <w:b/>
        </w:rPr>
        <w:t>. CC1310 Crystal Oscillator</w:t>
      </w:r>
    </w:p>
    <w:p w14:paraId="76C8FD57" w14:textId="77777777" w:rsidR="007D5858" w:rsidRDefault="006918D2">
      <w:pPr>
        <w:tabs>
          <w:tab w:val="left" w:pos="720"/>
        </w:tabs>
        <w:spacing w:after="120"/>
      </w:pPr>
      <w:commentRangeStart w:id="227"/>
      <w:r>
        <w:t>The CC1310 crystal oscillator supports low-power consumption mode to reduce power consumption and is therefore chosen for the time synchronization of CC1310 in this project</w:t>
      </w:r>
      <w:commentRangeEnd w:id="227"/>
      <w:r w:rsidR="00D25B05">
        <w:rPr>
          <w:rStyle w:val="CommentReference"/>
        </w:rPr>
        <w:commentReference w:id="227"/>
      </w:r>
      <w:r>
        <w:t xml:space="preserve">. The CC1310 has 24-MHz and 32.76-kHz crystal oscillators that are integrated on it. The 24-MHz oscillator generates the reference clock and the 32.76-kHz oscillator is used in the low-power standby mode. The datasheet discusses in great detail on the set of crystal parameter values for working with the CC13XX family. For example, the drive level, DL, specifies the maximum power level for the crystal to have proper long-time operation. In order to configure CC1310 for different crystals, the datasheet has provided sample code to set up the various parameters needed for the crystals working correctly. The datasheet provides detailed sample code to set up the </w:t>
      </w:r>
      <w:commentRangeStart w:id="228"/>
      <w:r>
        <w:t>crystal</w:t>
      </w:r>
      <w:commentRangeEnd w:id="228"/>
      <w:r w:rsidR="00D25B05">
        <w:rPr>
          <w:rStyle w:val="CommentReference"/>
        </w:rPr>
        <w:commentReference w:id="228"/>
      </w:r>
      <w:r>
        <w:t xml:space="preserve">.  </w:t>
      </w:r>
    </w:p>
    <w:p w14:paraId="17ABDB5C" w14:textId="77777777" w:rsidR="007D5858" w:rsidRDefault="007D5858">
      <w:pPr>
        <w:tabs>
          <w:tab w:val="left" w:pos="720"/>
        </w:tabs>
        <w:spacing w:after="120"/>
        <w:rPr>
          <w:b/>
        </w:rPr>
      </w:pPr>
    </w:p>
    <w:p w14:paraId="370B0980" w14:textId="77777777" w:rsidR="007D5858" w:rsidRDefault="006918D2">
      <w:pPr>
        <w:tabs>
          <w:tab w:val="left" w:pos="720"/>
        </w:tabs>
        <w:spacing w:after="120"/>
        <w:rPr>
          <w:b/>
        </w:rPr>
      </w:pPr>
      <w:r>
        <w:rPr>
          <w:b/>
        </w:rPr>
        <w:t xml:space="preserve">IV. </w:t>
      </w:r>
      <w:proofErr w:type="gramStart"/>
      <w:r>
        <w:rPr>
          <w:b/>
        </w:rPr>
        <w:t>ix</w:t>
      </w:r>
      <w:proofErr w:type="gramEnd"/>
      <w:r>
        <w:rPr>
          <w:b/>
        </w:rPr>
        <w:t>. Raspberry Pi 3 Network with Central Hub</w:t>
      </w:r>
    </w:p>
    <w:p w14:paraId="3D784C5E" w14:textId="77777777" w:rsidR="007D5858" w:rsidRDefault="006918D2">
      <w:pPr>
        <w:tabs>
          <w:tab w:val="left" w:pos="720"/>
        </w:tabs>
        <w:spacing w:after="120"/>
      </w:pPr>
      <w:r>
        <w:lastRenderedPageBreak/>
        <w:t xml:space="preserve">This section covers work that will likely be beyond the scope of this semester’s work, but includes a </w:t>
      </w:r>
      <w:commentRangeStart w:id="229"/>
      <w:r>
        <w:t xml:space="preserve">very rough plan </w:t>
      </w:r>
      <w:commentRangeEnd w:id="229"/>
      <w:r w:rsidR="00CA17C1">
        <w:rPr>
          <w:rStyle w:val="CommentReference"/>
        </w:rPr>
        <w:commentReference w:id="229"/>
      </w:r>
      <w:r>
        <w:t>on how the positions of radio tags will be triangulated.</w:t>
      </w:r>
    </w:p>
    <w:p w14:paraId="4B1675F5" w14:textId="77777777" w:rsidR="007D5858" w:rsidRDefault="006918D2">
      <w:pPr>
        <w:tabs>
          <w:tab w:val="left" w:pos="720"/>
        </w:tabs>
        <w:spacing w:after="120"/>
      </w:pPr>
      <w:r>
        <w:t xml:space="preserve">We will connect the Raspberry Pi 3 </w:t>
      </w:r>
      <w:proofErr w:type="spellStart"/>
      <w:r>
        <w:t>basestations</w:t>
      </w:r>
      <w:proofErr w:type="spellEnd"/>
      <w:r>
        <w:t xml:space="preserve"> wirelessly at a frequency outside the bandwidth of the rest of our system to prevent radio frequency interference. The Raspberry Pi 3 will send timestamped and identified angle of arrival measurements to a central hub/laptop. The accuracy requirements and wireless transmission protocol of the timestamping will be determined later on </w:t>
      </w:r>
      <w:del w:id="230" w:author="Julian" w:date="2018-03-02T21:14:00Z">
        <w:r w:rsidDel="00CA17C1">
          <w:delText xml:space="preserve">later on </w:delText>
        </w:r>
      </w:del>
      <w:r>
        <w:t xml:space="preserve">in the semester. The central hub will then triangulate the position of a radio tag (based on the AOA identifications) in two dimensional space. </w:t>
      </w:r>
    </w:p>
    <w:p w14:paraId="37B8209B" w14:textId="77777777" w:rsidR="007D5858" w:rsidRDefault="006918D2">
      <w:pPr>
        <w:tabs>
          <w:tab w:val="left" w:pos="720"/>
        </w:tabs>
        <w:spacing w:after="120"/>
      </w:pPr>
      <w:r>
        <w:t>Triangulation Algorithm Pseudocode Based on Three Receivers (Python):</w:t>
      </w:r>
    </w:p>
    <w:p w14:paraId="2DC7A3AA" w14:textId="77777777" w:rsidR="007D5858" w:rsidRDefault="006918D2">
      <w:pPr>
        <w:tabs>
          <w:tab w:val="left" w:pos="720"/>
        </w:tabs>
        <w:rPr>
          <w:rFonts w:ascii="Courier New" w:eastAsia="Courier New" w:hAnsi="Courier New" w:cs="Courier New"/>
          <w:sz w:val="22"/>
          <w:szCs w:val="22"/>
        </w:rPr>
      </w:pPr>
      <w:proofErr w:type="gramStart"/>
      <w:r>
        <w:rPr>
          <w:rFonts w:ascii="Courier New" w:eastAsia="Courier New" w:hAnsi="Courier New" w:cs="Courier New"/>
          <w:sz w:val="22"/>
          <w:szCs w:val="22"/>
        </w:rPr>
        <w:t>class</w:t>
      </w:r>
      <w:proofErr w:type="gramEnd"/>
      <w:r>
        <w:rPr>
          <w:rFonts w:ascii="Courier New" w:eastAsia="Courier New" w:hAnsi="Courier New" w:cs="Courier New"/>
          <w:sz w:val="22"/>
          <w:szCs w:val="22"/>
        </w:rPr>
        <w:t xml:space="preserve"> Coordinate:</w:t>
      </w:r>
    </w:p>
    <w:p w14:paraId="5EDE83ED"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proofErr w:type="spellStart"/>
      <w:proofErr w:type="gramStart"/>
      <w:r>
        <w:rPr>
          <w:rFonts w:ascii="Courier New" w:eastAsia="Courier New" w:hAnsi="Courier New" w:cs="Courier New"/>
          <w:sz w:val="22"/>
          <w:szCs w:val="22"/>
        </w:rPr>
        <w:t>def</w:t>
      </w:r>
      <w:proofErr w:type="spellEnd"/>
      <w:proofErr w:type="gramEnd"/>
      <w:r>
        <w:rPr>
          <w:rFonts w:ascii="Courier New" w:eastAsia="Courier New" w:hAnsi="Courier New" w:cs="Courier New"/>
          <w:sz w:val="22"/>
          <w:szCs w:val="22"/>
        </w:rPr>
        <w:t xml:space="preserve"> _</w:t>
      </w:r>
      <w:proofErr w:type="spellStart"/>
      <w:r>
        <w:rPr>
          <w:rFonts w:ascii="Courier New" w:eastAsia="Courier New" w:hAnsi="Courier New" w:cs="Courier New"/>
          <w:sz w:val="22"/>
          <w:szCs w:val="22"/>
        </w:rPr>
        <w:t>init</w:t>
      </w:r>
      <w:proofErr w:type="spellEnd"/>
      <w:r>
        <w:rPr>
          <w:rFonts w:ascii="Courier New" w:eastAsia="Courier New" w:hAnsi="Courier New" w:cs="Courier New"/>
          <w:sz w:val="22"/>
          <w:szCs w:val="22"/>
        </w:rPr>
        <w:t>_(self, x = 0.0, y = 0.0):</w:t>
      </w:r>
    </w:p>
    <w:p w14:paraId="19780CC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r>
        <w:rPr>
          <w:rFonts w:ascii="Courier New" w:eastAsia="Courier New" w:hAnsi="Courier New" w:cs="Courier New"/>
          <w:sz w:val="22"/>
          <w:szCs w:val="22"/>
        </w:rPr>
        <w:t>self.x</w:t>
      </w:r>
      <w:proofErr w:type="spellEnd"/>
      <w:r>
        <w:rPr>
          <w:rFonts w:ascii="Courier New" w:eastAsia="Courier New" w:hAnsi="Courier New" w:cs="Courier New"/>
          <w:sz w:val="22"/>
          <w:szCs w:val="22"/>
        </w:rPr>
        <w:t xml:space="preserve"> = x</w:t>
      </w:r>
    </w:p>
    <w:p w14:paraId="2D8E83BC"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r>
        <w:rPr>
          <w:rFonts w:ascii="Courier New" w:eastAsia="Courier New" w:hAnsi="Courier New" w:cs="Courier New"/>
          <w:sz w:val="22"/>
          <w:szCs w:val="22"/>
        </w:rPr>
        <w:t>self.y</w:t>
      </w:r>
      <w:proofErr w:type="spellEnd"/>
      <w:r>
        <w:rPr>
          <w:rFonts w:ascii="Courier New" w:eastAsia="Courier New" w:hAnsi="Courier New" w:cs="Courier New"/>
          <w:sz w:val="22"/>
          <w:szCs w:val="22"/>
        </w:rPr>
        <w:t xml:space="preserve"> = y</w:t>
      </w:r>
    </w:p>
    <w:p w14:paraId="4F60968B" w14:textId="77777777" w:rsidR="007D5858" w:rsidRDefault="007D5858">
      <w:pPr>
        <w:tabs>
          <w:tab w:val="left" w:pos="720"/>
        </w:tabs>
        <w:rPr>
          <w:rFonts w:ascii="Courier New" w:eastAsia="Courier New" w:hAnsi="Courier New" w:cs="Courier New"/>
          <w:sz w:val="22"/>
          <w:szCs w:val="22"/>
        </w:rPr>
      </w:pPr>
    </w:p>
    <w:p w14:paraId="477C24C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t>#Finds intersection of two lines (y = mx + b)</w:t>
      </w:r>
    </w:p>
    <w:p w14:paraId="009B5DF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proofErr w:type="spellStart"/>
      <w:proofErr w:type="gramStart"/>
      <w:r>
        <w:rPr>
          <w:rFonts w:ascii="Courier New" w:eastAsia="Courier New" w:hAnsi="Courier New" w:cs="Courier New"/>
          <w:sz w:val="22"/>
          <w:szCs w:val="22"/>
        </w:rPr>
        <w:t>def</w:t>
      </w:r>
      <w:proofErr w:type="spellEnd"/>
      <w:proofErr w:type="gramEnd"/>
      <w:r>
        <w:rPr>
          <w:rFonts w:ascii="Courier New" w:eastAsia="Courier New" w:hAnsi="Courier New" w:cs="Courier New"/>
          <w:sz w:val="22"/>
          <w:szCs w:val="22"/>
        </w:rPr>
        <w:t xml:space="preserve"> intersect (m1, b1, m2, b2):</w:t>
      </w:r>
    </w:p>
    <w:p w14:paraId="6371137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gramStart"/>
      <w:r>
        <w:rPr>
          <w:rFonts w:ascii="Courier New" w:eastAsia="Courier New" w:hAnsi="Courier New" w:cs="Courier New"/>
          <w:sz w:val="22"/>
          <w:szCs w:val="22"/>
        </w:rPr>
        <w:t>intersection</w:t>
      </w:r>
      <w:proofErr w:type="gramEnd"/>
      <w:r>
        <w:rPr>
          <w:rFonts w:ascii="Courier New" w:eastAsia="Courier New" w:hAnsi="Courier New" w:cs="Courier New"/>
          <w:sz w:val="22"/>
          <w:szCs w:val="22"/>
        </w:rPr>
        <w:t xml:space="preserve"> = Coordinate()</w:t>
      </w:r>
    </w:p>
    <w:p w14:paraId="0403A4CE"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proofErr w:type="gramStart"/>
      <w:r>
        <w:rPr>
          <w:rFonts w:ascii="Courier New" w:eastAsia="Courier New" w:hAnsi="Courier New" w:cs="Courier New"/>
          <w:sz w:val="22"/>
          <w:szCs w:val="22"/>
        </w:rPr>
        <w:t>xval</w:t>
      </w:r>
      <w:proofErr w:type="spellEnd"/>
      <w:proofErr w:type="gramEnd"/>
      <w:r>
        <w:rPr>
          <w:rFonts w:ascii="Courier New" w:eastAsia="Courier New" w:hAnsi="Courier New" w:cs="Courier New"/>
          <w:sz w:val="22"/>
          <w:szCs w:val="22"/>
        </w:rPr>
        <w:t xml:space="preserve"> = float(b2 - b1) / float(m1 - m2)</w:t>
      </w:r>
    </w:p>
    <w:p w14:paraId="1AD62E1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proofErr w:type="gramStart"/>
      <w:r>
        <w:rPr>
          <w:rFonts w:ascii="Courier New" w:eastAsia="Courier New" w:hAnsi="Courier New" w:cs="Courier New"/>
          <w:sz w:val="22"/>
          <w:szCs w:val="22"/>
        </w:rPr>
        <w:t>yval</w:t>
      </w:r>
      <w:proofErr w:type="spellEnd"/>
      <w:proofErr w:type="gramEnd"/>
      <w:r>
        <w:rPr>
          <w:rFonts w:ascii="Courier New" w:eastAsia="Courier New" w:hAnsi="Courier New" w:cs="Courier New"/>
          <w:sz w:val="22"/>
          <w:szCs w:val="22"/>
        </w:rPr>
        <w:t xml:space="preserve"> = </w:t>
      </w:r>
      <w:proofErr w:type="spellStart"/>
      <w:r>
        <w:rPr>
          <w:rFonts w:ascii="Courier New" w:eastAsia="Courier New" w:hAnsi="Courier New" w:cs="Courier New"/>
          <w:sz w:val="22"/>
          <w:szCs w:val="22"/>
        </w:rPr>
        <w:t>xval</w:t>
      </w:r>
      <w:proofErr w:type="spellEnd"/>
      <w:r>
        <w:rPr>
          <w:rFonts w:ascii="Courier New" w:eastAsia="Courier New" w:hAnsi="Courier New" w:cs="Courier New"/>
          <w:sz w:val="22"/>
          <w:szCs w:val="22"/>
        </w:rPr>
        <w:t xml:space="preserve"> * m1 + b1</w:t>
      </w:r>
    </w:p>
    <w:p w14:paraId="25B38F49"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r>
        <w:rPr>
          <w:rFonts w:ascii="Courier New" w:eastAsia="Courier New" w:hAnsi="Courier New" w:cs="Courier New"/>
          <w:sz w:val="22"/>
          <w:szCs w:val="22"/>
        </w:rPr>
        <w:t>intersection.x</w:t>
      </w:r>
      <w:proofErr w:type="spellEnd"/>
      <w:r>
        <w:rPr>
          <w:rFonts w:ascii="Courier New" w:eastAsia="Courier New" w:hAnsi="Courier New" w:cs="Courier New"/>
          <w:sz w:val="22"/>
          <w:szCs w:val="22"/>
        </w:rPr>
        <w:t xml:space="preserve"> = </w:t>
      </w:r>
      <w:proofErr w:type="spellStart"/>
      <w:r>
        <w:rPr>
          <w:rFonts w:ascii="Courier New" w:eastAsia="Courier New" w:hAnsi="Courier New" w:cs="Courier New"/>
          <w:sz w:val="22"/>
          <w:szCs w:val="22"/>
        </w:rPr>
        <w:t>xval</w:t>
      </w:r>
      <w:proofErr w:type="spellEnd"/>
    </w:p>
    <w:p w14:paraId="748CB65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r>
        <w:rPr>
          <w:rFonts w:ascii="Courier New" w:eastAsia="Courier New" w:hAnsi="Courier New" w:cs="Courier New"/>
          <w:sz w:val="22"/>
          <w:szCs w:val="22"/>
        </w:rPr>
        <w:t>intersection.y</w:t>
      </w:r>
      <w:proofErr w:type="spellEnd"/>
      <w:r>
        <w:rPr>
          <w:rFonts w:ascii="Courier New" w:eastAsia="Courier New" w:hAnsi="Courier New" w:cs="Courier New"/>
          <w:sz w:val="22"/>
          <w:szCs w:val="22"/>
        </w:rPr>
        <w:t xml:space="preserve"> = </w:t>
      </w:r>
      <w:proofErr w:type="spellStart"/>
      <w:r>
        <w:rPr>
          <w:rFonts w:ascii="Courier New" w:eastAsia="Courier New" w:hAnsi="Courier New" w:cs="Courier New"/>
          <w:sz w:val="22"/>
          <w:szCs w:val="22"/>
        </w:rPr>
        <w:t>yval</w:t>
      </w:r>
      <w:proofErr w:type="spellEnd"/>
    </w:p>
    <w:p w14:paraId="553B104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gramStart"/>
      <w:r>
        <w:rPr>
          <w:rFonts w:ascii="Courier New" w:eastAsia="Courier New" w:hAnsi="Courier New" w:cs="Courier New"/>
          <w:sz w:val="22"/>
          <w:szCs w:val="22"/>
        </w:rPr>
        <w:t>return</w:t>
      </w:r>
      <w:proofErr w:type="gramEnd"/>
      <w:r>
        <w:rPr>
          <w:rFonts w:ascii="Courier New" w:eastAsia="Courier New" w:hAnsi="Courier New" w:cs="Courier New"/>
          <w:sz w:val="22"/>
          <w:szCs w:val="22"/>
        </w:rPr>
        <w:t xml:space="preserve"> intersection</w:t>
      </w:r>
    </w:p>
    <w:p w14:paraId="55EB4463" w14:textId="77777777" w:rsidR="007D5858" w:rsidRDefault="007D5858">
      <w:pPr>
        <w:tabs>
          <w:tab w:val="left" w:pos="720"/>
        </w:tabs>
        <w:rPr>
          <w:rFonts w:ascii="Courier New" w:eastAsia="Courier New" w:hAnsi="Courier New" w:cs="Courier New"/>
          <w:sz w:val="22"/>
          <w:szCs w:val="22"/>
        </w:rPr>
      </w:pPr>
    </w:p>
    <w:p w14:paraId="3DAB5B56" w14:textId="77777777" w:rsidR="007D5858" w:rsidRDefault="006918D2">
      <w:pPr>
        <w:tabs>
          <w:tab w:val="left" w:pos="720"/>
        </w:tabs>
        <w:ind w:left="720"/>
        <w:rPr>
          <w:rFonts w:ascii="Courier New" w:eastAsia="Courier New" w:hAnsi="Courier New" w:cs="Courier New"/>
          <w:sz w:val="22"/>
          <w:szCs w:val="22"/>
        </w:rPr>
      </w:pPr>
      <w:r>
        <w:rPr>
          <w:rFonts w:ascii="Courier New" w:eastAsia="Courier New" w:hAnsi="Courier New" w:cs="Courier New"/>
          <w:sz w:val="22"/>
          <w:szCs w:val="22"/>
        </w:rPr>
        <w:t>#</w:t>
      </w:r>
      <w:proofErr w:type="gramStart"/>
      <w:r>
        <w:rPr>
          <w:rFonts w:ascii="Courier New" w:eastAsia="Courier New" w:hAnsi="Courier New" w:cs="Courier New"/>
          <w:sz w:val="22"/>
          <w:szCs w:val="22"/>
        </w:rPr>
        <w:t>Finds</w:t>
      </w:r>
      <w:proofErr w:type="gramEnd"/>
      <w:r>
        <w:rPr>
          <w:rFonts w:ascii="Courier New" w:eastAsia="Courier New" w:hAnsi="Courier New" w:cs="Courier New"/>
          <w:sz w:val="22"/>
          <w:szCs w:val="22"/>
        </w:rPr>
        <w:t xml:space="preserve"> the centroid of the triangulated area</w:t>
      </w:r>
    </w:p>
    <w:p w14:paraId="71DBD61E"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proofErr w:type="spellStart"/>
      <w:proofErr w:type="gramStart"/>
      <w:r>
        <w:rPr>
          <w:rFonts w:ascii="Courier New" w:eastAsia="Courier New" w:hAnsi="Courier New" w:cs="Courier New"/>
          <w:sz w:val="22"/>
          <w:szCs w:val="22"/>
        </w:rPr>
        <w:t>def</w:t>
      </w:r>
      <w:proofErr w:type="spellEnd"/>
      <w:proofErr w:type="gramEnd"/>
      <w:r>
        <w:rPr>
          <w:rFonts w:ascii="Courier New" w:eastAsia="Courier New" w:hAnsi="Courier New" w:cs="Courier New"/>
          <w:sz w:val="22"/>
          <w:szCs w:val="22"/>
        </w:rPr>
        <w:t xml:space="preserve"> centroid(vertex1, vertex2, vertex3):</w:t>
      </w:r>
    </w:p>
    <w:p w14:paraId="19B241F9"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gramStart"/>
      <w:r>
        <w:rPr>
          <w:rFonts w:ascii="Courier New" w:eastAsia="Courier New" w:hAnsi="Courier New" w:cs="Courier New"/>
          <w:sz w:val="22"/>
          <w:szCs w:val="22"/>
        </w:rPr>
        <w:t>center</w:t>
      </w:r>
      <w:proofErr w:type="gramEnd"/>
      <w:r>
        <w:rPr>
          <w:rFonts w:ascii="Courier New" w:eastAsia="Courier New" w:hAnsi="Courier New" w:cs="Courier New"/>
          <w:sz w:val="22"/>
          <w:szCs w:val="22"/>
        </w:rPr>
        <w:t xml:space="preserve"> = Coordinate()</w:t>
      </w:r>
    </w:p>
    <w:p w14:paraId="6699B7B5"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spellStart"/>
      <w:r>
        <w:rPr>
          <w:rFonts w:ascii="Courier New" w:eastAsia="Courier New" w:hAnsi="Courier New" w:cs="Courier New"/>
          <w:sz w:val="22"/>
          <w:szCs w:val="22"/>
        </w:rPr>
        <w:t>center.x</w:t>
      </w:r>
      <w:proofErr w:type="spellEnd"/>
      <w:r>
        <w:rPr>
          <w:rFonts w:ascii="Courier New" w:eastAsia="Courier New" w:hAnsi="Courier New" w:cs="Courier New"/>
          <w:sz w:val="22"/>
          <w:szCs w:val="22"/>
        </w:rPr>
        <w:t xml:space="preserve"> = (vertex1.x + vertex2.x + vertex3.x) / 3.0</w:t>
      </w:r>
    </w:p>
    <w:p w14:paraId="32299B2F" w14:textId="77777777" w:rsidR="007D5858" w:rsidRDefault="006918D2">
      <w:pPr>
        <w:tabs>
          <w:tab w:val="left" w:pos="720"/>
        </w:tabs>
        <w:ind w:firstLine="720"/>
        <w:rPr>
          <w:rFonts w:ascii="Courier New" w:eastAsia="Courier New" w:hAnsi="Courier New" w:cs="Courier New"/>
          <w:sz w:val="22"/>
          <w:szCs w:val="22"/>
        </w:rPr>
      </w:pPr>
      <w:r>
        <w:rPr>
          <w:rFonts w:ascii="Courier New" w:eastAsia="Courier New" w:hAnsi="Courier New" w:cs="Courier New"/>
          <w:sz w:val="22"/>
          <w:szCs w:val="22"/>
        </w:rPr>
        <w:tab/>
      </w:r>
      <w:proofErr w:type="spellStart"/>
      <w:r>
        <w:rPr>
          <w:rFonts w:ascii="Courier New" w:eastAsia="Courier New" w:hAnsi="Courier New" w:cs="Courier New"/>
          <w:sz w:val="22"/>
          <w:szCs w:val="22"/>
        </w:rPr>
        <w:t>center.y</w:t>
      </w:r>
      <w:proofErr w:type="spellEnd"/>
      <w:r>
        <w:rPr>
          <w:rFonts w:ascii="Courier New" w:eastAsia="Courier New" w:hAnsi="Courier New" w:cs="Courier New"/>
          <w:sz w:val="22"/>
          <w:szCs w:val="22"/>
        </w:rPr>
        <w:t xml:space="preserve"> = (vertex1.y + vertex2.y + vertex3.y) / 3.0</w:t>
      </w:r>
    </w:p>
    <w:p w14:paraId="01331A4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r>
      <w:proofErr w:type="gramStart"/>
      <w:r>
        <w:rPr>
          <w:rFonts w:ascii="Courier New" w:eastAsia="Courier New" w:hAnsi="Courier New" w:cs="Courier New"/>
          <w:sz w:val="22"/>
          <w:szCs w:val="22"/>
        </w:rPr>
        <w:t>return</w:t>
      </w:r>
      <w:proofErr w:type="gramEnd"/>
      <w:r>
        <w:rPr>
          <w:rFonts w:ascii="Courier New" w:eastAsia="Courier New" w:hAnsi="Courier New" w:cs="Courier New"/>
          <w:sz w:val="22"/>
          <w:szCs w:val="22"/>
        </w:rPr>
        <w:t xml:space="preserve"> center</w:t>
      </w:r>
    </w:p>
    <w:p w14:paraId="208455E9" w14:textId="77777777" w:rsidR="007D5858" w:rsidRDefault="007D5858">
      <w:pPr>
        <w:tabs>
          <w:tab w:val="left" w:pos="720"/>
        </w:tabs>
        <w:rPr>
          <w:rFonts w:ascii="Courier New" w:eastAsia="Courier New" w:hAnsi="Courier New" w:cs="Courier New"/>
          <w:sz w:val="22"/>
          <w:szCs w:val="22"/>
        </w:rPr>
      </w:pPr>
    </w:p>
    <w:p w14:paraId="0FE09AFF" w14:textId="77777777" w:rsidR="007D5858" w:rsidRDefault="006918D2">
      <w:pPr>
        <w:tabs>
          <w:tab w:val="left" w:pos="720"/>
        </w:tabs>
        <w:ind w:left="720"/>
        <w:rPr>
          <w:rFonts w:ascii="Courier New" w:eastAsia="Courier New" w:hAnsi="Courier New" w:cs="Courier New"/>
          <w:sz w:val="22"/>
          <w:szCs w:val="22"/>
        </w:rPr>
      </w:pPr>
      <w:r>
        <w:rPr>
          <w:rFonts w:ascii="Courier New" w:eastAsia="Courier New" w:hAnsi="Courier New" w:cs="Courier New"/>
          <w:sz w:val="22"/>
          <w:szCs w:val="22"/>
        </w:rPr>
        <w:t xml:space="preserve">#Parameters are decimal angle of arrivals calculated at #each </w:t>
      </w:r>
      <w:proofErr w:type="spellStart"/>
      <w:r>
        <w:rPr>
          <w:rFonts w:ascii="Courier New" w:eastAsia="Courier New" w:hAnsi="Courier New" w:cs="Courier New"/>
          <w:sz w:val="22"/>
          <w:szCs w:val="22"/>
        </w:rPr>
        <w:t>basestation</w:t>
      </w:r>
      <w:proofErr w:type="spellEnd"/>
      <w:r>
        <w:rPr>
          <w:rFonts w:ascii="Courier New" w:eastAsia="Courier New" w:hAnsi="Courier New" w:cs="Courier New"/>
          <w:sz w:val="22"/>
          <w:szCs w:val="22"/>
        </w:rPr>
        <w:t xml:space="preserve"> and coordinate positions of each #</w:t>
      </w:r>
      <w:proofErr w:type="spellStart"/>
      <w:r>
        <w:rPr>
          <w:rFonts w:ascii="Courier New" w:eastAsia="Courier New" w:hAnsi="Courier New" w:cs="Courier New"/>
          <w:sz w:val="22"/>
          <w:szCs w:val="22"/>
        </w:rPr>
        <w:t>basestation</w:t>
      </w:r>
      <w:proofErr w:type="spellEnd"/>
      <w:r>
        <w:rPr>
          <w:rFonts w:ascii="Courier New" w:eastAsia="Courier New" w:hAnsi="Courier New" w:cs="Courier New"/>
          <w:sz w:val="22"/>
          <w:szCs w:val="22"/>
        </w:rPr>
        <w:t>.</w:t>
      </w:r>
    </w:p>
    <w:p w14:paraId="36A6F554" w14:textId="77777777" w:rsidR="007D5858" w:rsidRDefault="006918D2">
      <w:pPr>
        <w:tabs>
          <w:tab w:val="left" w:pos="720"/>
        </w:tabs>
        <w:ind w:left="720"/>
        <w:rPr>
          <w:rFonts w:ascii="Courier New" w:eastAsia="Courier New" w:hAnsi="Courier New" w:cs="Courier New"/>
          <w:sz w:val="22"/>
          <w:szCs w:val="22"/>
        </w:rPr>
      </w:pPr>
      <w:proofErr w:type="spellStart"/>
      <w:proofErr w:type="gramStart"/>
      <w:r>
        <w:rPr>
          <w:rFonts w:ascii="Courier New" w:eastAsia="Courier New" w:hAnsi="Courier New" w:cs="Courier New"/>
          <w:sz w:val="22"/>
          <w:szCs w:val="22"/>
        </w:rPr>
        <w:t>def</w:t>
      </w:r>
      <w:proofErr w:type="spellEnd"/>
      <w:proofErr w:type="gramEnd"/>
      <w:r>
        <w:rPr>
          <w:rFonts w:ascii="Courier New" w:eastAsia="Courier New" w:hAnsi="Courier New" w:cs="Courier New"/>
          <w:sz w:val="22"/>
          <w:szCs w:val="22"/>
        </w:rPr>
        <w:t xml:space="preserve"> triangulated area (angle_of_arrival1, angle_of_arrival2, angle_of_arrival3, receiver1, receiver 2, receiver3):</w:t>
      </w:r>
    </w:p>
    <w:p w14:paraId="3E1E5AB0" w14:textId="77777777" w:rsidR="007D5858" w:rsidRDefault="007D5858">
      <w:pPr>
        <w:tabs>
          <w:tab w:val="left" w:pos="720"/>
        </w:tabs>
        <w:rPr>
          <w:rFonts w:ascii="Courier New" w:eastAsia="Courier New" w:hAnsi="Courier New" w:cs="Courier New"/>
          <w:sz w:val="22"/>
          <w:szCs w:val="22"/>
        </w:rPr>
      </w:pPr>
    </w:p>
    <w:p w14:paraId="2D89F8E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 xml:space="preserve">           #Converts angle degrees to slope</w:t>
      </w:r>
    </w:p>
    <w:p w14:paraId="211E0C56"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 xml:space="preserve">slope1 = </w:t>
      </w:r>
      <w:proofErr w:type="spellStart"/>
      <w:proofErr w:type="gramStart"/>
      <w:r>
        <w:rPr>
          <w:rFonts w:ascii="Courier New" w:eastAsia="Courier New" w:hAnsi="Courier New" w:cs="Courier New"/>
          <w:sz w:val="22"/>
          <w:szCs w:val="22"/>
        </w:rPr>
        <w:t>math.tan</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 xml:space="preserve">angle_of_arrival1) </w:t>
      </w:r>
    </w:p>
    <w:p w14:paraId="18CBF9FD"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 xml:space="preserve">slope2 = </w:t>
      </w:r>
      <w:proofErr w:type="spellStart"/>
      <w:proofErr w:type="gramStart"/>
      <w:r>
        <w:rPr>
          <w:rFonts w:ascii="Courier New" w:eastAsia="Courier New" w:hAnsi="Courier New" w:cs="Courier New"/>
          <w:sz w:val="22"/>
          <w:szCs w:val="22"/>
        </w:rPr>
        <w:t>math.tan</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angle_of_arrival2)</w:t>
      </w:r>
    </w:p>
    <w:p w14:paraId="644221F8"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 xml:space="preserve">slope3 = </w:t>
      </w:r>
      <w:proofErr w:type="spellStart"/>
      <w:proofErr w:type="gramStart"/>
      <w:r>
        <w:rPr>
          <w:rFonts w:ascii="Courier New" w:eastAsia="Courier New" w:hAnsi="Courier New" w:cs="Courier New"/>
          <w:sz w:val="22"/>
          <w:szCs w:val="22"/>
        </w:rPr>
        <w:t>math.tan</w:t>
      </w:r>
      <w:proofErr w:type="spellEnd"/>
      <w:r>
        <w:rPr>
          <w:rFonts w:ascii="Courier New" w:eastAsia="Courier New" w:hAnsi="Courier New" w:cs="Courier New"/>
          <w:sz w:val="22"/>
          <w:szCs w:val="22"/>
        </w:rPr>
        <w:t>(</w:t>
      </w:r>
      <w:proofErr w:type="gramEnd"/>
      <w:r>
        <w:rPr>
          <w:rFonts w:ascii="Courier New" w:eastAsia="Courier New" w:hAnsi="Courier New" w:cs="Courier New"/>
          <w:sz w:val="22"/>
          <w:szCs w:val="22"/>
        </w:rPr>
        <w:t>angle_of_arrival3)</w:t>
      </w:r>
    </w:p>
    <w:p w14:paraId="581E16BC" w14:textId="77777777" w:rsidR="007D5858" w:rsidRDefault="007D5858">
      <w:pPr>
        <w:tabs>
          <w:tab w:val="left" w:pos="720"/>
        </w:tabs>
        <w:ind w:left="720" w:firstLine="720"/>
        <w:rPr>
          <w:rFonts w:ascii="Courier New" w:eastAsia="Courier New" w:hAnsi="Courier New" w:cs="Courier New"/>
          <w:sz w:val="22"/>
          <w:szCs w:val="22"/>
        </w:rPr>
      </w:pPr>
    </w:p>
    <w:p w14:paraId="155B1CDD"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b1 = receiver1.y - receiver1.x * slope1 #y = mx + b</w:t>
      </w:r>
    </w:p>
    <w:p w14:paraId="636F19B5"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b2 = receiver2.y - receiver2.x * slope2</w:t>
      </w:r>
    </w:p>
    <w:p w14:paraId="383A2346"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b3 = receiver3.y - receiver3.x * slope3</w:t>
      </w:r>
    </w:p>
    <w:p w14:paraId="29680B33" w14:textId="77777777" w:rsidR="007D5858" w:rsidRDefault="007D5858">
      <w:pPr>
        <w:tabs>
          <w:tab w:val="left" w:pos="720"/>
        </w:tabs>
        <w:rPr>
          <w:rFonts w:ascii="Courier New" w:eastAsia="Courier New" w:hAnsi="Courier New" w:cs="Courier New"/>
          <w:sz w:val="22"/>
          <w:szCs w:val="22"/>
        </w:rPr>
      </w:pPr>
    </w:p>
    <w:p w14:paraId="1782640B"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 xml:space="preserve">intersection1 = </w:t>
      </w:r>
      <w:proofErr w:type="gramStart"/>
      <w:r>
        <w:rPr>
          <w:rFonts w:ascii="Courier New" w:eastAsia="Courier New" w:hAnsi="Courier New" w:cs="Courier New"/>
          <w:sz w:val="22"/>
          <w:szCs w:val="22"/>
        </w:rPr>
        <w:t>intersect(</w:t>
      </w:r>
      <w:proofErr w:type="gramEnd"/>
      <w:r>
        <w:rPr>
          <w:rFonts w:ascii="Courier New" w:eastAsia="Courier New" w:hAnsi="Courier New" w:cs="Courier New"/>
          <w:sz w:val="22"/>
          <w:szCs w:val="22"/>
        </w:rPr>
        <w:t>slope1, b1, slope2, b2)</w:t>
      </w:r>
    </w:p>
    <w:p w14:paraId="0044BC89"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 xml:space="preserve">intersection2 = </w:t>
      </w:r>
      <w:proofErr w:type="gramStart"/>
      <w:r>
        <w:rPr>
          <w:rFonts w:ascii="Courier New" w:eastAsia="Courier New" w:hAnsi="Courier New" w:cs="Courier New"/>
          <w:sz w:val="22"/>
          <w:szCs w:val="22"/>
        </w:rPr>
        <w:t>intersect(</w:t>
      </w:r>
      <w:proofErr w:type="gramEnd"/>
      <w:r>
        <w:rPr>
          <w:rFonts w:ascii="Courier New" w:eastAsia="Courier New" w:hAnsi="Courier New" w:cs="Courier New"/>
          <w:sz w:val="22"/>
          <w:szCs w:val="22"/>
        </w:rPr>
        <w:t>slope2, b2, slope3, b3)</w:t>
      </w:r>
    </w:p>
    <w:p w14:paraId="680192A2"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lastRenderedPageBreak/>
        <w:t xml:space="preserve">intersection3 = </w:t>
      </w:r>
      <w:proofErr w:type="gramStart"/>
      <w:r>
        <w:rPr>
          <w:rFonts w:ascii="Courier New" w:eastAsia="Courier New" w:hAnsi="Courier New" w:cs="Courier New"/>
          <w:sz w:val="22"/>
          <w:szCs w:val="22"/>
        </w:rPr>
        <w:t>intersect(</w:t>
      </w:r>
      <w:proofErr w:type="gramEnd"/>
      <w:r>
        <w:rPr>
          <w:rFonts w:ascii="Courier New" w:eastAsia="Courier New" w:hAnsi="Courier New" w:cs="Courier New"/>
          <w:sz w:val="22"/>
          <w:szCs w:val="22"/>
        </w:rPr>
        <w:t>slope1, b1, slope3, b3)</w:t>
      </w:r>
    </w:p>
    <w:p w14:paraId="1F6339E8" w14:textId="77777777" w:rsidR="007D5858" w:rsidRDefault="007D5858">
      <w:pPr>
        <w:tabs>
          <w:tab w:val="left" w:pos="720"/>
        </w:tabs>
        <w:rPr>
          <w:rFonts w:ascii="Courier New" w:eastAsia="Courier New" w:hAnsi="Courier New" w:cs="Courier New"/>
          <w:sz w:val="22"/>
          <w:szCs w:val="22"/>
        </w:rPr>
      </w:pPr>
    </w:p>
    <w:p w14:paraId="3CB12E1B" w14:textId="77777777" w:rsidR="007D5858" w:rsidRDefault="006918D2">
      <w:pPr>
        <w:tabs>
          <w:tab w:val="left" w:pos="720"/>
        </w:tabs>
        <w:ind w:left="1440"/>
        <w:rPr>
          <w:rFonts w:ascii="Courier New" w:eastAsia="Courier New" w:hAnsi="Courier New" w:cs="Courier New"/>
          <w:sz w:val="22"/>
          <w:szCs w:val="22"/>
        </w:rPr>
      </w:pPr>
      <w:proofErr w:type="gramStart"/>
      <w:r>
        <w:rPr>
          <w:rFonts w:ascii="Courier New" w:eastAsia="Courier New" w:hAnsi="Courier New" w:cs="Courier New"/>
          <w:sz w:val="22"/>
          <w:szCs w:val="22"/>
        </w:rPr>
        <w:t>position</w:t>
      </w:r>
      <w:proofErr w:type="gramEnd"/>
      <w:r>
        <w:rPr>
          <w:rFonts w:ascii="Courier New" w:eastAsia="Courier New" w:hAnsi="Courier New" w:cs="Courier New"/>
          <w:sz w:val="22"/>
          <w:szCs w:val="22"/>
        </w:rPr>
        <w:t xml:space="preserve"> = centroid(intersection1, intersection2, intersection3)</w:t>
      </w:r>
    </w:p>
    <w:p w14:paraId="74429DD1" w14:textId="77777777" w:rsidR="007D5858" w:rsidRDefault="006918D2">
      <w:pPr>
        <w:tabs>
          <w:tab w:val="left" w:pos="720"/>
        </w:tabs>
        <w:ind w:left="720" w:firstLine="720"/>
      </w:pPr>
      <w:proofErr w:type="gramStart"/>
      <w:r>
        <w:rPr>
          <w:rFonts w:ascii="Courier New" w:eastAsia="Courier New" w:hAnsi="Courier New" w:cs="Courier New"/>
          <w:sz w:val="22"/>
          <w:szCs w:val="22"/>
        </w:rPr>
        <w:t>return</w:t>
      </w:r>
      <w:proofErr w:type="gramEnd"/>
      <w:r>
        <w:rPr>
          <w:rFonts w:ascii="Courier New" w:eastAsia="Courier New" w:hAnsi="Courier New" w:cs="Courier New"/>
          <w:sz w:val="22"/>
          <w:szCs w:val="22"/>
        </w:rPr>
        <w:t xml:space="preserve"> position</w:t>
      </w:r>
    </w:p>
    <w:p w14:paraId="3AAD5D3A" w14:textId="77777777" w:rsidR="007D5858" w:rsidRDefault="007D5858">
      <w:pPr>
        <w:tabs>
          <w:tab w:val="left" w:pos="720"/>
        </w:tabs>
        <w:spacing w:after="120"/>
        <w:rPr>
          <w:b/>
        </w:rPr>
      </w:pPr>
    </w:p>
    <w:p w14:paraId="27DE4F1E" w14:textId="77777777" w:rsidR="007D5858" w:rsidRDefault="006918D2">
      <w:pPr>
        <w:tabs>
          <w:tab w:val="left" w:pos="720"/>
        </w:tabs>
        <w:spacing w:after="120"/>
        <w:rPr>
          <w:b/>
        </w:rPr>
      </w:pPr>
      <w:r>
        <w:rPr>
          <w:b/>
        </w:rPr>
        <w:t>IV. x. Separate Demodulator/ADC (Plan B Solution)</w:t>
      </w:r>
    </w:p>
    <w:p w14:paraId="168DEB99" w14:textId="77777777" w:rsidR="007D5858" w:rsidRDefault="006918D2">
      <w:pPr>
        <w:tabs>
          <w:tab w:val="left" w:pos="720"/>
        </w:tabs>
        <w:spacing w:after="120"/>
      </w:pPr>
      <w:r>
        <w:t xml:space="preserve">Unfortunately, we have hit many roadblocks with the CC1310’s </w:t>
      </w:r>
      <w:proofErr w:type="gramStart"/>
      <w:r>
        <w:t>I/Q</w:t>
      </w:r>
      <w:proofErr w:type="gramEnd"/>
      <w:r>
        <w:t xml:space="preserve"> extraction in the past. A report has been used as our most significant reference for debugging ([7]: I/Q Extraction Document Link). We found this source of information to be incomplete with the following statement, “The processing of </w:t>
      </w:r>
      <w:proofErr w:type="gramStart"/>
      <w:r>
        <w:t>the I</w:t>
      </w:r>
      <w:proofErr w:type="gramEnd"/>
      <w:r>
        <w:t>/Q samples should be done outside the callback. It is not the scope of this application report to show how this can be done.” The device’s manufacturer, Texas Instruments, has been unresponsive to our questions regarding this issue.</w:t>
      </w:r>
    </w:p>
    <w:p w14:paraId="5D93FAD0" w14:textId="77777777" w:rsidR="007D5858" w:rsidRDefault="006918D2">
      <w:pPr>
        <w:tabs>
          <w:tab w:val="left" w:pos="720"/>
        </w:tabs>
        <w:spacing w:after="120"/>
      </w:pPr>
      <w:commentRangeStart w:id="231"/>
      <w:r>
        <w:t xml:space="preserve">If the problem persists </w:t>
      </w:r>
      <w:commentRangeEnd w:id="231"/>
      <w:r w:rsidR="009559A5">
        <w:rPr>
          <w:rStyle w:val="CommentReference"/>
        </w:rPr>
        <w:commentReference w:id="231"/>
      </w:r>
      <w:r>
        <w:t xml:space="preserve">we propose using </w:t>
      </w:r>
      <w:proofErr w:type="gramStart"/>
      <w:r>
        <w:t>a</w:t>
      </w:r>
      <w:proofErr w:type="gramEnd"/>
      <w:r>
        <w:t xml:space="preserve"> I/Q demodulator (with IF mixing) and an ADC that will replace the CC1310 in our block diagram.  </w:t>
      </w:r>
    </w:p>
    <w:p w14:paraId="1109DA2D" w14:textId="77777777" w:rsidR="007D5858" w:rsidRDefault="006918D2">
      <w:pPr>
        <w:tabs>
          <w:tab w:val="left" w:pos="720"/>
        </w:tabs>
        <w:spacing w:after="120"/>
      </w:pPr>
      <w:r>
        <w:t>Before moving forward with part descriptions, we define the demodulation/intermediate frequency mixing stage as recovering the information and wave structure of a received RF signal by the means of an electronic circuit. We will focus on phase demodulation or I/Q demodulation in order to interpret an incoming radio wave in terms of its in-phase and quadrature sinusoidal components. This stage will also require the use of intermediate frequency mixing in order to reconstruct the original signal with a cost effective and kHz range ADC. The analog to digital conversion stage will quantify the analog in-phase and quadrature signals for data processing on the Raspberry Pi 3.</w:t>
      </w:r>
    </w:p>
    <w:p w14:paraId="4203B74E" w14:textId="77777777" w:rsidR="007D5858" w:rsidRDefault="006918D2">
      <w:pPr>
        <w:tabs>
          <w:tab w:val="left" w:pos="720"/>
        </w:tabs>
        <w:spacing w:after="120"/>
      </w:pPr>
      <w:r>
        <w:t>We have looked into the following I/Q demodulator for our system:</w:t>
      </w:r>
    </w:p>
    <w:p w14:paraId="239C05B4" w14:textId="77777777" w:rsidR="007D5858" w:rsidRDefault="006918D2">
      <w:pPr>
        <w:tabs>
          <w:tab w:val="left" w:pos="720"/>
        </w:tabs>
        <w:spacing w:after="120"/>
      </w:pPr>
      <w:r>
        <w:t>EV9700 Evaluation Kit:</w:t>
      </w:r>
    </w:p>
    <w:p w14:paraId="3393801E" w14:textId="77777777" w:rsidR="007D5858" w:rsidRDefault="006960E6">
      <w:pPr>
        <w:tabs>
          <w:tab w:val="left" w:pos="720"/>
        </w:tabs>
        <w:spacing w:after="120"/>
      </w:pPr>
      <w:hyperlink r:id="rId24">
        <w:r w:rsidR="006918D2">
          <w:rPr>
            <w:color w:val="1155CC"/>
            <w:u w:val="single"/>
          </w:rPr>
          <w:t>http://www.cmlmicro.com/products/EV9700_Evaluation_Kit/</w:t>
        </w:r>
      </w:hyperlink>
      <w:r w:rsidR="006918D2">
        <w:t xml:space="preserve"> </w:t>
      </w:r>
    </w:p>
    <w:p w14:paraId="3CA6BB71" w14:textId="77777777" w:rsidR="007D5858" w:rsidRDefault="007D5858">
      <w:pPr>
        <w:tabs>
          <w:tab w:val="left" w:pos="720"/>
        </w:tabs>
        <w:spacing w:after="120"/>
      </w:pPr>
    </w:p>
    <w:p w14:paraId="6371AEE6" w14:textId="77777777" w:rsidR="007D5858" w:rsidRDefault="007D5858">
      <w:pPr>
        <w:tabs>
          <w:tab w:val="left" w:pos="720"/>
        </w:tabs>
        <w:spacing w:after="120"/>
      </w:pPr>
    </w:p>
    <w:p w14:paraId="1B4F8706" w14:textId="77777777" w:rsidR="007D5858" w:rsidRDefault="007D5858">
      <w:pPr>
        <w:tabs>
          <w:tab w:val="left" w:pos="720"/>
        </w:tabs>
        <w:spacing w:after="120"/>
      </w:pPr>
    </w:p>
    <w:p w14:paraId="54FBA002" w14:textId="77777777" w:rsidR="007D5858" w:rsidRDefault="007D5858">
      <w:pPr>
        <w:tabs>
          <w:tab w:val="left" w:pos="720"/>
        </w:tabs>
        <w:spacing w:after="120"/>
      </w:pPr>
    </w:p>
    <w:p w14:paraId="54365AB8" w14:textId="77777777" w:rsidR="007D5858" w:rsidRDefault="007D5858">
      <w:pPr>
        <w:tabs>
          <w:tab w:val="left" w:pos="720"/>
        </w:tabs>
        <w:spacing w:after="120"/>
      </w:pPr>
    </w:p>
    <w:p w14:paraId="4443378F" w14:textId="77777777" w:rsidR="007D5858" w:rsidRDefault="007D5858">
      <w:pPr>
        <w:tabs>
          <w:tab w:val="left" w:pos="720"/>
        </w:tabs>
        <w:spacing w:after="120"/>
      </w:pPr>
    </w:p>
    <w:p w14:paraId="61B7464F" w14:textId="77777777" w:rsidR="007D5858" w:rsidRDefault="007D5858">
      <w:pPr>
        <w:tabs>
          <w:tab w:val="left" w:pos="720"/>
        </w:tabs>
        <w:spacing w:after="120"/>
      </w:pPr>
    </w:p>
    <w:p w14:paraId="4F112AFA" w14:textId="77777777" w:rsidR="007D5858" w:rsidRDefault="007D5858">
      <w:pPr>
        <w:tabs>
          <w:tab w:val="left" w:pos="720"/>
        </w:tabs>
        <w:spacing w:after="120"/>
      </w:pPr>
    </w:p>
    <w:p w14:paraId="60AA9056" w14:textId="77777777" w:rsidR="007D5858" w:rsidRDefault="006918D2">
      <w:pPr>
        <w:tabs>
          <w:tab w:val="left" w:pos="720"/>
        </w:tabs>
        <w:spacing w:after="120"/>
      </w:pPr>
      <w:r>
        <w:t xml:space="preserve">CMX970: </w:t>
      </w:r>
    </w:p>
    <w:p w14:paraId="0A701314" w14:textId="77777777" w:rsidR="007D5858" w:rsidRDefault="006960E6">
      <w:pPr>
        <w:tabs>
          <w:tab w:val="left" w:pos="720"/>
        </w:tabs>
        <w:spacing w:after="120"/>
      </w:pPr>
      <w:hyperlink r:id="rId25">
        <w:r w:rsidR="006918D2">
          <w:rPr>
            <w:color w:val="1155CC"/>
            <w:u w:val="single"/>
          </w:rPr>
          <w:t>http://www.cmlmicro.com/products/CMX970_IF_RF_Quadrature_Demodulator/</w:t>
        </w:r>
      </w:hyperlink>
      <w:r w:rsidR="006918D2">
        <w:t xml:space="preserve"> </w:t>
      </w:r>
    </w:p>
    <w:p w14:paraId="0898A5F5" w14:textId="77777777" w:rsidR="007D5858" w:rsidRDefault="006918D2">
      <w:pPr>
        <w:tabs>
          <w:tab w:val="left" w:pos="720"/>
        </w:tabs>
        <w:spacing w:after="120"/>
      </w:pPr>
      <w:r>
        <w:lastRenderedPageBreak/>
        <w:t xml:space="preserve">The CMX970 is an ideal demodulator for its low power consumption and its integrated intermediate frequency mixing. Its in-phase and quadrature analog output signals are displayed in the component’s datasheet (Figure 10). </w:t>
      </w:r>
    </w:p>
    <w:p w14:paraId="63236A9D" w14:textId="77777777" w:rsidR="007D5858" w:rsidRDefault="006918D2">
      <w:pPr>
        <w:tabs>
          <w:tab w:val="left" w:pos="720"/>
        </w:tabs>
        <w:spacing w:after="120"/>
      </w:pPr>
      <w:r>
        <w:rPr>
          <w:noProof/>
        </w:rPr>
        <w:drawing>
          <wp:inline distT="114300" distB="114300" distL="114300" distR="114300" wp14:anchorId="62D56B44" wp14:editId="30810C3C">
            <wp:extent cx="3133725" cy="23241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l="37326" t="44675" r="35937" b="20050"/>
                    <a:stretch>
                      <a:fillRect/>
                    </a:stretch>
                  </pic:blipFill>
                  <pic:spPr>
                    <a:xfrm>
                      <a:off x="0" y="0"/>
                      <a:ext cx="3133725" cy="2324100"/>
                    </a:xfrm>
                    <a:prstGeom prst="rect">
                      <a:avLst/>
                    </a:prstGeom>
                    <a:ln/>
                  </pic:spPr>
                </pic:pic>
              </a:graphicData>
            </a:graphic>
          </wp:inline>
        </w:drawing>
      </w:r>
    </w:p>
    <w:p w14:paraId="60BDF53B" w14:textId="77777777" w:rsidR="007D5858" w:rsidRDefault="006918D2">
      <w:pPr>
        <w:tabs>
          <w:tab w:val="left" w:pos="720"/>
        </w:tabs>
        <w:spacing w:after="120"/>
      </w:pPr>
      <w:r>
        <w:t xml:space="preserve">Figure 12: The output signals of the CMX970. They are from bottom to top: RXQ-, RXQ+, RXI-, </w:t>
      </w:r>
      <w:proofErr w:type="gramStart"/>
      <w:r>
        <w:t>RXI</w:t>
      </w:r>
      <w:proofErr w:type="gramEnd"/>
      <w:r>
        <w:t>+.</w:t>
      </w:r>
    </w:p>
    <w:p w14:paraId="7275BD5C" w14:textId="77777777" w:rsidR="007D5858" w:rsidRDefault="006918D2">
      <w:pPr>
        <w:tabs>
          <w:tab w:val="left" w:pos="720"/>
        </w:tabs>
        <w:spacing w:after="120"/>
      </w:pPr>
      <w:r>
        <w:t>Since, we are still using our RF switch and reconstruction method, local oscillator synchronization will not be necessary. However, if we decide to change to a multiple channel architecture, each CMX970 has an input to an external local oscillator (each output can be connected to the same local oscillator). We are currently looking in the DS1077, a programmable local oscillator that is cost-efficient and flexible to a wide range of output frequencies. There is also a lot of documentation and is widely used by hobbyists.</w:t>
      </w:r>
    </w:p>
    <w:p w14:paraId="29EE65F7" w14:textId="77777777" w:rsidR="007D5858" w:rsidRDefault="006960E6">
      <w:pPr>
        <w:tabs>
          <w:tab w:val="left" w:pos="720"/>
        </w:tabs>
        <w:spacing w:after="120"/>
      </w:pPr>
      <w:hyperlink r:id="rId27">
        <w:r w:rsidR="006918D2">
          <w:rPr>
            <w:color w:val="1155CC"/>
            <w:u w:val="single"/>
          </w:rPr>
          <w:t>https://www.mouser.com/Passive-Components/Frequency-Control-Timing-Devices/Oscillators/Programmable-Oscillators/_/N-7jdx1/</w:t>
        </w:r>
      </w:hyperlink>
    </w:p>
    <w:p w14:paraId="39CA6BCE" w14:textId="77777777" w:rsidR="007D5858" w:rsidRDefault="006918D2">
      <w:pPr>
        <w:tabs>
          <w:tab w:val="left" w:pos="720"/>
        </w:tabs>
        <w:spacing w:after="120"/>
      </w:pPr>
      <w:r>
        <w:t xml:space="preserve">It is out of stock at the moment on most electronic component databases. It is available at a very low price on </w:t>
      </w:r>
      <w:proofErr w:type="spellStart"/>
      <w:r>
        <w:t>Ebay</w:t>
      </w:r>
      <w:proofErr w:type="spellEnd"/>
      <w:r>
        <w:t xml:space="preserve">: </w:t>
      </w:r>
      <w:hyperlink r:id="rId28">
        <w:r>
          <w:rPr>
            <w:color w:val="1155CC"/>
            <w:u w:val="single"/>
          </w:rPr>
          <w:t>https://www.ebay.com/i/192140514584?chn=ps&amp;fl=a</w:t>
        </w:r>
      </w:hyperlink>
      <w:r>
        <w:t xml:space="preserve"> </w:t>
      </w:r>
    </w:p>
    <w:p w14:paraId="259684B8" w14:textId="77777777" w:rsidR="007D5858" w:rsidRDefault="006918D2">
      <w:pPr>
        <w:tabs>
          <w:tab w:val="left" w:pos="720"/>
        </w:tabs>
        <w:spacing w:after="120"/>
      </w:pPr>
      <w:r>
        <w:t xml:space="preserve">Since the Raspberry Pi 3 does not have a built in analog-to-digital converter, we propose to use an external multichannel ADC with a normal sampling rate such as the MCP3008 which has a maximum sampling rate of 200 </w:t>
      </w:r>
      <w:proofErr w:type="spellStart"/>
      <w:r>
        <w:t>ksps</w:t>
      </w:r>
      <w:proofErr w:type="spellEnd"/>
      <w:r>
        <w:t xml:space="preserve">, more than enough for sampling sinusoidal functions in the KHz range (the frequency of the demodulated signal is much lower than the signal received at the antenna stage). This sampling rate will be sufficient for the sampling of 2 parallel data streams (1 in-phase, 1 quadrature). </w:t>
      </w:r>
      <w:commentRangeStart w:id="232"/>
      <w:r>
        <w:t>We will not need to sample all 6 data streams from each antenna at once because the Raspberry Pi controls which antenna it is listening to (RF switch control), and therefore knows which antenna the in-phase and quadrature data streams are coming from at a given time</w:t>
      </w:r>
      <w:commentRangeEnd w:id="232"/>
      <w:r w:rsidR="006D4A0A">
        <w:rPr>
          <w:rStyle w:val="CommentReference"/>
        </w:rPr>
        <w:commentReference w:id="232"/>
      </w:r>
      <w:r>
        <w:t>. From the ADC, the digitally sampled in phase and quadrature signals will be connected to two different GPIO pins on the Raspberry Pi. A tutorial on this can be found in Appendix A.</w:t>
      </w:r>
    </w:p>
    <w:p w14:paraId="1A6E5A3E" w14:textId="77777777" w:rsidR="007D5858" w:rsidRDefault="006918D2">
      <w:pPr>
        <w:tabs>
          <w:tab w:val="left" w:pos="720"/>
        </w:tabs>
        <w:spacing w:after="120"/>
      </w:pPr>
      <w:r>
        <w:t>We will use SPI to communicate from the external ADC to the Raspberry pi. The ADC’s pinout diagram is shown below:</w:t>
      </w:r>
    </w:p>
    <w:p w14:paraId="1688B65F" w14:textId="77777777" w:rsidR="007D5858" w:rsidRDefault="006918D2">
      <w:pPr>
        <w:tabs>
          <w:tab w:val="left" w:pos="720"/>
        </w:tabs>
        <w:spacing w:after="120"/>
      </w:pPr>
      <w:r>
        <w:lastRenderedPageBreak/>
        <w:t xml:space="preserve"> </w:t>
      </w:r>
      <w:r>
        <w:rPr>
          <w:noProof/>
        </w:rPr>
        <w:drawing>
          <wp:inline distT="114300" distB="114300" distL="114300" distR="114300" wp14:anchorId="61BF2F4A" wp14:editId="7E860D62">
            <wp:extent cx="2990850" cy="23622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990850" cy="2362200"/>
                    </a:xfrm>
                    <a:prstGeom prst="rect">
                      <a:avLst/>
                    </a:prstGeom>
                    <a:ln/>
                  </pic:spPr>
                </pic:pic>
              </a:graphicData>
            </a:graphic>
          </wp:inline>
        </w:drawing>
      </w:r>
      <w:r>
        <w:rPr>
          <w:noProof/>
        </w:rPr>
        <w:drawing>
          <wp:inline distT="114300" distB="114300" distL="114300" distR="114300" wp14:anchorId="77BC7131" wp14:editId="134F6A1A">
            <wp:extent cx="2371725" cy="2338388"/>
            <wp:effectExtent l="0" t="0" r="0" b="0"/>
            <wp:docPr id="5" name="image18.jpg" descr="SPI interface diagram"/>
            <wp:cNvGraphicFramePr/>
            <a:graphic xmlns:a="http://schemas.openxmlformats.org/drawingml/2006/main">
              <a:graphicData uri="http://schemas.openxmlformats.org/drawingml/2006/picture">
                <pic:pic xmlns:pic="http://schemas.openxmlformats.org/drawingml/2006/picture">
                  <pic:nvPicPr>
                    <pic:cNvPr id="0" name="image18.jpg" descr="SPI interface diagram"/>
                    <pic:cNvPicPr preferRelativeResize="0"/>
                  </pic:nvPicPr>
                  <pic:blipFill>
                    <a:blip r:embed="rId16"/>
                    <a:srcRect/>
                    <a:stretch>
                      <a:fillRect/>
                    </a:stretch>
                  </pic:blipFill>
                  <pic:spPr>
                    <a:xfrm>
                      <a:off x="0" y="0"/>
                      <a:ext cx="2371725" cy="2338388"/>
                    </a:xfrm>
                    <a:prstGeom prst="rect">
                      <a:avLst/>
                    </a:prstGeom>
                    <a:ln/>
                  </pic:spPr>
                </pic:pic>
              </a:graphicData>
            </a:graphic>
          </wp:inline>
        </w:drawing>
      </w:r>
    </w:p>
    <w:p w14:paraId="15C916AF" w14:textId="77777777" w:rsidR="007D5858" w:rsidRDefault="007D5858">
      <w:pPr>
        <w:tabs>
          <w:tab w:val="left" w:pos="720"/>
        </w:tabs>
        <w:spacing w:after="120"/>
      </w:pPr>
    </w:p>
    <w:p w14:paraId="5E77E594" w14:textId="77777777" w:rsidR="007D5858" w:rsidRDefault="006918D2">
      <w:pPr>
        <w:tabs>
          <w:tab w:val="left" w:pos="720"/>
        </w:tabs>
        <w:spacing w:after="120"/>
      </w:pPr>
      <w:r>
        <w:t xml:space="preserve">Figure 13: MCP3008 </w:t>
      </w:r>
      <w:proofErr w:type="gramStart"/>
      <w:r>
        <w:t>Pinout(</w:t>
      </w:r>
      <w:proofErr w:type="gramEnd"/>
      <w:r>
        <w:t>https://cdn-shop.adafruit.com/datasheets/MCP3008.pdf) and SPI Interface Diagram(http://www.rfwireless-world.com/Terminology/UART-vs-SPI-vs-I2C.html)</w:t>
      </w:r>
    </w:p>
    <w:p w14:paraId="38AF4CD6" w14:textId="77777777" w:rsidR="007D5858" w:rsidRDefault="006918D2">
      <w:pPr>
        <w:tabs>
          <w:tab w:val="left" w:pos="720"/>
        </w:tabs>
        <w:spacing w:after="120"/>
      </w:pPr>
      <w:r>
        <w:t xml:space="preserve">As shown in Figure 10, the Raspberry Pi has SPI GPIO ports. We will use the Raspberry Pi as a master device and the MCP3008 as slave device. With the instruction of the SPI connection layout, we need to connect </w:t>
      </w:r>
      <w:proofErr w:type="spellStart"/>
      <w:r>
        <w:t>Dout</w:t>
      </w:r>
      <w:proofErr w:type="spellEnd"/>
      <w:r>
        <w:t xml:space="preserve"> to MISO and Din to MOSI. The analog signal will be converted to a digital signal by the ADC and then transferred to the Raspberry Pi through SPI.</w:t>
      </w:r>
    </w:p>
    <w:p w14:paraId="38238110" w14:textId="77777777" w:rsidR="007D5858" w:rsidRDefault="006918D2">
      <w:pPr>
        <w:tabs>
          <w:tab w:val="left" w:pos="720"/>
        </w:tabs>
        <w:spacing w:after="120"/>
      </w:pPr>
      <w:r>
        <w:t>The manufacturer of the CMX970 has already been contacted, and have already expressed interest in our project/providing us with EV9700 evaluation kits for the demodulator. A PE0003 can be used to more easily manipulate the demodulator for a better signal to noise ratio through a GUI. This device is a universal interface card for all of the manufacturer’s evaluation kits (see link below).</w:t>
      </w:r>
    </w:p>
    <w:p w14:paraId="451B1C0D" w14:textId="77777777" w:rsidR="007D5858" w:rsidRDefault="006960E6">
      <w:pPr>
        <w:tabs>
          <w:tab w:val="left" w:pos="720"/>
        </w:tabs>
        <w:spacing w:after="120"/>
      </w:pPr>
      <w:hyperlink r:id="rId30">
        <w:r w:rsidR="006918D2">
          <w:rPr>
            <w:color w:val="1155CC"/>
            <w:u w:val="single"/>
          </w:rPr>
          <w:t>http://www.cmlmicro.com/products/PE0003_Universal_Interface_Card/</w:t>
        </w:r>
      </w:hyperlink>
      <w:r w:rsidR="006918D2">
        <w:t xml:space="preserve"> </w:t>
      </w:r>
    </w:p>
    <w:p w14:paraId="3C100560" w14:textId="77777777" w:rsidR="007D5858" w:rsidRDefault="006918D2">
      <w:pPr>
        <w:tabs>
          <w:tab w:val="left" w:pos="720"/>
        </w:tabs>
        <w:spacing w:after="120"/>
      </w:pPr>
      <w:r>
        <w:t xml:space="preserve">The manufacturer has not listed the cost of these components. It is expected that the cost of these components will be relatively low since they are often bought in large quantities by RF businesses and government organizations. </w:t>
      </w:r>
    </w:p>
    <w:p w14:paraId="4DAB07DE" w14:textId="77777777" w:rsidR="007D5858" w:rsidRDefault="007D5858">
      <w:pPr>
        <w:tabs>
          <w:tab w:val="left" w:pos="720"/>
        </w:tabs>
        <w:spacing w:after="120"/>
        <w:rPr>
          <w:b/>
          <w:sz w:val="28"/>
          <w:szCs w:val="28"/>
        </w:rPr>
      </w:pPr>
    </w:p>
    <w:p w14:paraId="3559C13E" w14:textId="77777777" w:rsidR="007D5858" w:rsidRDefault="007D5858">
      <w:pPr>
        <w:tabs>
          <w:tab w:val="left" w:pos="720"/>
        </w:tabs>
        <w:spacing w:after="120"/>
        <w:rPr>
          <w:b/>
          <w:sz w:val="28"/>
          <w:szCs w:val="28"/>
        </w:rPr>
      </w:pPr>
    </w:p>
    <w:p w14:paraId="4F572916" w14:textId="77777777" w:rsidR="007D5858" w:rsidRDefault="007D5858">
      <w:pPr>
        <w:tabs>
          <w:tab w:val="left" w:pos="720"/>
        </w:tabs>
        <w:spacing w:after="120"/>
        <w:rPr>
          <w:b/>
          <w:sz w:val="28"/>
          <w:szCs w:val="28"/>
        </w:rPr>
      </w:pPr>
    </w:p>
    <w:p w14:paraId="5DD0085B" w14:textId="77777777" w:rsidR="007D5858" w:rsidRDefault="007D5858">
      <w:pPr>
        <w:tabs>
          <w:tab w:val="left" w:pos="720"/>
        </w:tabs>
        <w:spacing w:after="120"/>
        <w:rPr>
          <w:b/>
          <w:sz w:val="28"/>
          <w:szCs w:val="28"/>
        </w:rPr>
      </w:pPr>
    </w:p>
    <w:p w14:paraId="10DD8352" w14:textId="77777777" w:rsidR="007D5858" w:rsidRDefault="006918D2">
      <w:pPr>
        <w:tabs>
          <w:tab w:val="left" w:pos="720"/>
        </w:tabs>
        <w:spacing w:after="120"/>
        <w:rPr>
          <w:sz w:val="28"/>
          <w:szCs w:val="28"/>
        </w:rPr>
      </w:pPr>
      <w:r>
        <w:rPr>
          <w:b/>
          <w:sz w:val="28"/>
          <w:szCs w:val="28"/>
        </w:rPr>
        <w:t>V. Project Management</w:t>
      </w:r>
    </w:p>
    <w:p w14:paraId="1D03A8B9" w14:textId="77777777" w:rsidR="007D5858" w:rsidRDefault="006918D2">
      <w:pPr>
        <w:tabs>
          <w:tab w:val="left" w:pos="720"/>
        </w:tabs>
        <w:spacing w:after="120"/>
      </w:pPr>
      <w:r>
        <w:t>Below is the proposed schedule for this semester’s allocated work. Please note this is subject to change:</w:t>
      </w:r>
    </w:p>
    <w:p w14:paraId="306C8312" w14:textId="77777777" w:rsidR="007D5858" w:rsidRDefault="007D5858">
      <w:pPr>
        <w:tabs>
          <w:tab w:val="left" w:pos="720"/>
        </w:tabs>
        <w:spacing w:after="120"/>
      </w:pPr>
    </w:p>
    <w:p w14:paraId="4DED166A" w14:textId="77777777" w:rsidR="007D5858" w:rsidRDefault="006918D2">
      <w:pPr>
        <w:tabs>
          <w:tab w:val="left" w:pos="720"/>
        </w:tabs>
        <w:spacing w:after="120"/>
        <w:rPr>
          <w:b/>
          <w:sz w:val="28"/>
          <w:szCs w:val="28"/>
        </w:rPr>
      </w:pPr>
      <w:commentRangeStart w:id="233"/>
      <w:r>
        <w:rPr>
          <w:b/>
          <w:noProof/>
          <w:sz w:val="28"/>
          <w:szCs w:val="28"/>
        </w:rPr>
        <w:lastRenderedPageBreak/>
        <w:drawing>
          <wp:inline distT="114300" distB="114300" distL="114300" distR="114300" wp14:anchorId="404464C4" wp14:editId="1ADA8D0B">
            <wp:extent cx="5486400" cy="48387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486400" cy="4838700"/>
                    </a:xfrm>
                    <a:prstGeom prst="rect">
                      <a:avLst/>
                    </a:prstGeom>
                    <a:ln/>
                  </pic:spPr>
                </pic:pic>
              </a:graphicData>
            </a:graphic>
          </wp:inline>
        </w:drawing>
      </w:r>
      <w:commentRangeEnd w:id="233"/>
      <w:r w:rsidR="00FB7847">
        <w:rPr>
          <w:rStyle w:val="CommentReference"/>
        </w:rPr>
        <w:commentReference w:id="233"/>
      </w:r>
    </w:p>
    <w:p w14:paraId="1B81C849" w14:textId="77777777" w:rsidR="007D5858" w:rsidRDefault="007D5858">
      <w:pPr>
        <w:tabs>
          <w:tab w:val="left" w:pos="720"/>
        </w:tabs>
        <w:spacing w:after="120"/>
        <w:rPr>
          <w:b/>
          <w:sz w:val="28"/>
          <w:szCs w:val="28"/>
        </w:rPr>
      </w:pPr>
    </w:p>
    <w:p w14:paraId="5CED61F3" w14:textId="77777777" w:rsidR="007D5858" w:rsidRDefault="007D5858">
      <w:pPr>
        <w:tabs>
          <w:tab w:val="left" w:pos="720"/>
        </w:tabs>
        <w:spacing w:after="120"/>
        <w:rPr>
          <w:b/>
          <w:sz w:val="28"/>
          <w:szCs w:val="28"/>
        </w:rPr>
      </w:pPr>
    </w:p>
    <w:p w14:paraId="19D3816B" w14:textId="77777777" w:rsidR="007D5858" w:rsidRDefault="006918D2">
      <w:pPr>
        <w:tabs>
          <w:tab w:val="left" w:pos="720"/>
        </w:tabs>
        <w:spacing w:after="120"/>
        <w:rPr>
          <w:b/>
          <w:sz w:val="28"/>
          <w:szCs w:val="28"/>
        </w:rPr>
      </w:pPr>
      <w:commentRangeStart w:id="234"/>
      <w:r>
        <w:rPr>
          <w:noProof/>
        </w:rPr>
        <w:lastRenderedPageBreak/>
        <w:drawing>
          <wp:anchor distT="114300" distB="114300" distL="114300" distR="114300" simplePos="0" relativeHeight="251664384" behindDoc="0" locked="0" layoutInCell="1" hidden="0" allowOverlap="1" wp14:anchorId="5751E15A" wp14:editId="4D217B1A">
            <wp:simplePos x="0" y="0"/>
            <wp:positionH relativeFrom="margin">
              <wp:posOffset>-647065</wp:posOffset>
            </wp:positionH>
            <wp:positionV relativeFrom="paragraph">
              <wp:posOffset>38100</wp:posOffset>
            </wp:positionV>
            <wp:extent cx="6548438" cy="5124450"/>
            <wp:effectExtent l="0" t="0" r="5080" b="0"/>
            <wp:wrapSquare wrapText="bothSides" distT="114300" distB="114300" distL="114300" distR="11430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l="23116" r="3082"/>
                    <a:stretch>
                      <a:fillRect/>
                    </a:stretch>
                  </pic:blipFill>
                  <pic:spPr>
                    <a:xfrm>
                      <a:off x="0" y="0"/>
                      <a:ext cx="6548438" cy="5124450"/>
                    </a:xfrm>
                    <a:prstGeom prst="rect">
                      <a:avLst/>
                    </a:prstGeom>
                    <a:ln/>
                  </pic:spPr>
                </pic:pic>
              </a:graphicData>
            </a:graphic>
          </wp:anchor>
        </w:drawing>
      </w:r>
      <w:commentRangeEnd w:id="234"/>
      <w:r w:rsidR="00FB7847">
        <w:rPr>
          <w:rStyle w:val="CommentReference"/>
        </w:rPr>
        <w:commentReference w:id="234"/>
      </w:r>
    </w:p>
    <w:p w14:paraId="6218AD0D" w14:textId="77777777" w:rsidR="007D5858" w:rsidRDefault="006918D2">
      <w:pPr>
        <w:tabs>
          <w:tab w:val="left" w:pos="720"/>
        </w:tabs>
        <w:spacing w:after="120"/>
        <w:rPr>
          <w:b/>
          <w:sz w:val="28"/>
          <w:szCs w:val="28"/>
        </w:rPr>
      </w:pPr>
      <w:commentRangeStart w:id="235"/>
      <w:r>
        <w:rPr>
          <w:b/>
          <w:sz w:val="28"/>
          <w:szCs w:val="28"/>
        </w:rPr>
        <w:t>VI. Deliverables</w:t>
      </w:r>
    </w:p>
    <w:p w14:paraId="67B3BAFD" w14:textId="77777777" w:rsidR="007D5858" w:rsidRDefault="006918D2">
      <w:pPr>
        <w:tabs>
          <w:tab w:val="left" w:pos="720"/>
        </w:tabs>
        <w:spacing w:after="120"/>
      </w:pPr>
      <w:r>
        <w:t xml:space="preserve">There will be individual weekly updates starting from the week of March 5th. The weekly update will include sections on problems, goals, general approach, solutions/testing strategy, and planned course of action with any references used to solve the problem. At the end of the semester, there will also be an individual final report on the semester’s work. </w:t>
      </w:r>
      <w:commentRangeEnd w:id="235"/>
      <w:r w:rsidR="0075742F">
        <w:rPr>
          <w:rStyle w:val="CommentReference"/>
        </w:rPr>
        <w:commentReference w:id="235"/>
      </w:r>
    </w:p>
    <w:p w14:paraId="751971FF" w14:textId="1E109FC8" w:rsidR="007D5858" w:rsidRPr="00624A6E" w:rsidRDefault="00624A6E">
      <w:pPr>
        <w:tabs>
          <w:tab w:val="left" w:pos="720"/>
        </w:tabs>
        <w:spacing w:after="120"/>
        <w:rPr>
          <w:b/>
          <w:sz w:val="28"/>
          <w:szCs w:val="28"/>
          <w:vertAlign w:val="subscript"/>
          <w:rPrChange w:id="236" w:author="Julian" w:date="2018-03-07T13:02:00Z">
            <w:rPr>
              <w:b/>
              <w:sz w:val="28"/>
              <w:szCs w:val="28"/>
            </w:rPr>
          </w:rPrChange>
        </w:rPr>
      </w:pPr>
      <w:ins w:id="237" w:author="Julian" w:date="2018-03-07T13:02:00Z">
        <w:r>
          <w:rPr>
            <w:b/>
            <w:sz w:val="28"/>
            <w:szCs w:val="28"/>
            <w:vertAlign w:val="subscript"/>
          </w:rPr>
          <w:softHyphen/>
        </w:r>
      </w:ins>
      <w:bookmarkStart w:id="238" w:name="_GoBack"/>
      <w:bookmarkEnd w:id="238"/>
    </w:p>
    <w:p w14:paraId="6C3727AA" w14:textId="77777777" w:rsidR="007D5858" w:rsidRDefault="006918D2">
      <w:pPr>
        <w:tabs>
          <w:tab w:val="left" w:pos="720"/>
        </w:tabs>
        <w:spacing w:after="120"/>
      </w:pPr>
      <w:r>
        <w:rPr>
          <w:b/>
          <w:sz w:val="28"/>
          <w:szCs w:val="28"/>
        </w:rPr>
        <w:t>VII. Conclusion</w:t>
      </w:r>
    </w:p>
    <w:p w14:paraId="1AF9917B" w14:textId="77777777" w:rsidR="007D5858" w:rsidRDefault="006918D2">
      <w:pPr>
        <w:tabs>
          <w:tab w:val="left" w:pos="720"/>
        </w:tabs>
        <w:spacing w:after="120"/>
      </w:pPr>
      <w:r>
        <w:t>In order to accomplish the localization of small animals, we plan to develop a cost</w:t>
      </w:r>
      <w:ins w:id="239" w:author="Julian" w:date="2018-03-02T22:52:00Z">
        <w:r w:rsidR="00FB7847">
          <w:t>-</w:t>
        </w:r>
      </w:ins>
      <w:del w:id="240" w:author="Julian" w:date="2018-03-02T22:52:00Z">
        <w:r w:rsidDel="00FB7847">
          <w:delText xml:space="preserve"> </w:delText>
        </w:r>
      </w:del>
      <w:r>
        <w:t xml:space="preserve">effective and automated system to track animal movements within the range of five meters while taking into account expected causes of error. Our proposed system consists of a receiver architecture that is built specifically for phase interferometry direction finding to facilitate accurate measurements from radio tags on tracked individuals. In </w:t>
      </w:r>
      <w:r>
        <w:lastRenderedPageBreak/>
        <w:t xml:space="preserve">order to accomplish this, a low weight radio tag is being developed to transmit signals to radio </w:t>
      </w:r>
      <w:proofErr w:type="spellStart"/>
      <w:r>
        <w:t>basestations</w:t>
      </w:r>
      <w:proofErr w:type="spellEnd"/>
      <w:r>
        <w:t xml:space="preserve">. These tags will transmit sub 1-GHz UHF frequencies. </w:t>
      </w:r>
    </w:p>
    <w:p w14:paraId="734EE4BC" w14:textId="77777777" w:rsidR="007D5858" w:rsidRDefault="007D5858">
      <w:pPr>
        <w:tabs>
          <w:tab w:val="left" w:pos="720"/>
        </w:tabs>
        <w:spacing w:after="120"/>
      </w:pPr>
    </w:p>
    <w:p w14:paraId="34AA0452" w14:textId="77777777" w:rsidR="007D5858" w:rsidRDefault="006918D2">
      <w:pPr>
        <w:tabs>
          <w:tab w:val="left" w:pos="720"/>
        </w:tabs>
        <w:spacing w:after="120"/>
        <w:rPr>
          <w:b/>
          <w:sz w:val="28"/>
          <w:szCs w:val="28"/>
        </w:rPr>
      </w:pPr>
      <w:r>
        <w:rPr>
          <w:b/>
          <w:sz w:val="28"/>
          <w:szCs w:val="28"/>
        </w:rPr>
        <w:t>VIII. References</w:t>
      </w:r>
    </w:p>
    <w:p w14:paraId="797499B9" w14:textId="77777777" w:rsidR="007D5858" w:rsidRDefault="006918D2">
      <w:pPr>
        <w:tabs>
          <w:tab w:val="left" w:pos="720"/>
        </w:tabs>
        <w:spacing w:before="120" w:after="120"/>
      </w:pPr>
      <w:r>
        <w:t>[1] D. Guerin, S. Jackson, and J. Kelly, “Passive Direction Finding: A Phase Interferometry Direction Finding System for an Airborne Platform,” Oct. 10, 2012. https://web.wpi.edu/Pubs/E-project/Available/E-project-101012-211424/unrestricted/DirectionFindingPaper.pdf.</w:t>
      </w:r>
    </w:p>
    <w:p w14:paraId="093A498B" w14:textId="77777777" w:rsidR="007D5858" w:rsidRDefault="006918D2">
      <w:pPr>
        <w:tabs>
          <w:tab w:val="left" w:pos="720"/>
        </w:tabs>
        <w:spacing w:before="120" w:after="120"/>
      </w:pPr>
      <w:r>
        <w:t xml:space="preserve">[2] Y. Ma, X. Hui, and E. </w:t>
      </w:r>
      <w:proofErr w:type="spellStart"/>
      <w:r>
        <w:t>Kan</w:t>
      </w:r>
      <w:proofErr w:type="spellEnd"/>
      <w:r>
        <w:t>, “3D Real-time Indoor Localization via Broadband Nonlinear Backscatter in Passive Devices with Centimeter Precision,” Oct. 3, 2016. https://dl.acm.org/citation.cfm?id=2973754.</w:t>
      </w:r>
    </w:p>
    <w:p w14:paraId="1C240C60" w14:textId="77777777" w:rsidR="007D5858" w:rsidRDefault="006918D2">
      <w:pPr>
        <w:tabs>
          <w:tab w:val="left" w:pos="720"/>
        </w:tabs>
        <w:spacing w:before="120" w:after="120"/>
      </w:pPr>
      <w:r>
        <w:t xml:space="preserve">[3] “Sub-1 GHz and 2.4 GHz Antenna Kit for </w:t>
      </w:r>
      <w:proofErr w:type="spellStart"/>
      <w:r>
        <w:t>LaunchPad</w:t>
      </w:r>
      <w:proofErr w:type="spellEnd"/>
      <w:r>
        <w:t xml:space="preserve"> and </w:t>
      </w:r>
      <w:proofErr w:type="spellStart"/>
      <w:r>
        <w:t>SensorTag</w:t>
      </w:r>
      <w:proofErr w:type="spellEnd"/>
      <w:r>
        <w:t xml:space="preserve">,” May 3, 2016. http://www.ti.com/tool/CC-ANTENNA-DK2. </w:t>
      </w:r>
    </w:p>
    <w:p w14:paraId="2DFB7F2A" w14:textId="77777777" w:rsidR="007D5858" w:rsidRDefault="006918D2">
      <w:pPr>
        <w:tabs>
          <w:tab w:val="left" w:pos="720"/>
        </w:tabs>
        <w:spacing w:before="120" w:after="120"/>
      </w:pPr>
      <w:r>
        <w:t xml:space="preserve">[4]: “CC1310 </w:t>
      </w:r>
      <w:proofErr w:type="spellStart"/>
      <w:r>
        <w:t>LaunchPad</w:t>
      </w:r>
      <w:proofErr w:type="spellEnd"/>
      <w:r>
        <w:t xml:space="preserve"> Default Antenna,” Nov. 14, 2016. https://e2e.ti.com/support/wireless_connectivity/proprietary_sub_1_ghz_simpliciti/f/156/t/554880. </w:t>
      </w:r>
    </w:p>
    <w:p w14:paraId="244A4241" w14:textId="77777777" w:rsidR="007D5858" w:rsidRDefault="006918D2">
      <w:pPr>
        <w:tabs>
          <w:tab w:val="left" w:pos="720"/>
        </w:tabs>
        <w:spacing w:before="120" w:after="120"/>
      </w:pPr>
      <w:r>
        <w:t xml:space="preserve">[5] “CC1310 </w:t>
      </w:r>
      <w:proofErr w:type="spellStart"/>
      <w:r>
        <w:t>LaunchPad</w:t>
      </w:r>
      <w:proofErr w:type="spellEnd"/>
      <w:r>
        <w:t xml:space="preserve"> Design,” Jul. 28, 2016. https://e2e.ti.com/support/wireless_connectivity/proprietary_sub_1_ghz_simpliciti/f/156/p/532331/1938371.</w:t>
      </w:r>
    </w:p>
    <w:p w14:paraId="4FDC82D7" w14:textId="77777777" w:rsidR="007D5858" w:rsidRDefault="006918D2">
      <w:pPr>
        <w:tabs>
          <w:tab w:val="left" w:pos="720"/>
        </w:tabs>
        <w:spacing w:before="120" w:after="120"/>
      </w:pPr>
      <w:r>
        <w:t xml:space="preserve">[6] “CC1310 </w:t>
      </w:r>
      <w:proofErr w:type="spellStart"/>
      <w:r>
        <w:t>SimpleLink</w:t>
      </w:r>
      <w:proofErr w:type="spellEnd"/>
      <w:r>
        <w:t xml:space="preserve"> Ultra-Low-Power Sub-1 GHz Wireless MCU,” http://www.ti.com/lit/ds/symlink/cc1310.pdf.</w:t>
      </w:r>
    </w:p>
    <w:p w14:paraId="59945A08" w14:textId="77777777" w:rsidR="007D5858" w:rsidRDefault="006918D2">
      <w:pPr>
        <w:tabs>
          <w:tab w:val="left" w:pos="720"/>
        </w:tabs>
        <w:spacing w:before="120" w:after="120"/>
      </w:pPr>
      <w:r>
        <w:t xml:space="preserve">[7] “CC1310 IQ Samples,” http://www.ti.com/lit/an/swra571/swra571.pdf. </w:t>
      </w:r>
    </w:p>
    <w:p w14:paraId="2B4EBC46" w14:textId="77777777" w:rsidR="007D5858" w:rsidRDefault="006918D2">
      <w:pPr>
        <w:tabs>
          <w:tab w:val="left" w:pos="720"/>
        </w:tabs>
        <w:spacing w:before="120" w:after="120"/>
      </w:pPr>
      <w:r>
        <w:t xml:space="preserve">[8] “CC13XX Antenna Diversity,” http://www.ti.com/lit/an/swra523b/swra523b.pdf. </w:t>
      </w:r>
    </w:p>
    <w:p w14:paraId="06999B55" w14:textId="77777777" w:rsidR="007D5858" w:rsidRDefault="006918D2">
      <w:pPr>
        <w:tabs>
          <w:tab w:val="left" w:pos="720"/>
        </w:tabs>
        <w:spacing w:before="120" w:after="120"/>
      </w:pPr>
      <w:r>
        <w:t xml:space="preserve">[9] “Crystal Oscillator and Crystal Selection for the CC26XX and CC13XX Family of Wireless MCUs,” http://www.ti.com/lit/an/swra495f/swra495f.pdf. </w:t>
      </w:r>
    </w:p>
    <w:p w14:paraId="4DE8AD72" w14:textId="77777777" w:rsidR="007D5858" w:rsidRDefault="006918D2">
      <w:pPr>
        <w:tabs>
          <w:tab w:val="left" w:pos="720"/>
        </w:tabs>
        <w:spacing w:before="120" w:after="120"/>
      </w:pPr>
      <w:r>
        <w:t xml:space="preserve">[10] “The Raspberry Pi UARTS,” https://www.raspberrypi.org/documentation/configuration/uart.md. </w:t>
      </w:r>
    </w:p>
    <w:p w14:paraId="7252D6A3" w14:textId="77777777" w:rsidR="007D5858" w:rsidRDefault="006918D2">
      <w:pPr>
        <w:tabs>
          <w:tab w:val="left" w:pos="720"/>
        </w:tabs>
        <w:spacing w:before="120" w:after="120"/>
      </w:pPr>
      <w:r>
        <w:t xml:space="preserve">[11] “UART vs SPI vs I2C,” http://www.rfwireless-world.com/Terminology/UART-vs-SPI-vs-I2C.html. </w:t>
      </w:r>
    </w:p>
    <w:p w14:paraId="6F011E74" w14:textId="77777777" w:rsidR="007D5858" w:rsidRDefault="006918D2">
      <w:pPr>
        <w:tabs>
          <w:tab w:val="left" w:pos="720"/>
        </w:tabs>
        <w:spacing w:before="120" w:after="120"/>
      </w:pPr>
      <w:r>
        <w:t xml:space="preserve">[12] </w:t>
      </w:r>
      <w:proofErr w:type="spellStart"/>
      <w:r>
        <w:t>Řeřucha</w:t>
      </w:r>
      <w:proofErr w:type="spellEnd"/>
      <w:r>
        <w:t xml:space="preserve">, </w:t>
      </w:r>
      <w:proofErr w:type="gramStart"/>
      <w:r>
        <w:t>Š.,</w:t>
      </w:r>
      <w:proofErr w:type="gramEnd"/>
      <w:r>
        <w:t xml:space="preserve"> </w:t>
      </w:r>
      <w:proofErr w:type="spellStart"/>
      <w:r>
        <w:t>Bartonička</w:t>
      </w:r>
      <w:proofErr w:type="spellEnd"/>
      <w:r>
        <w:t xml:space="preserve">, T., </w:t>
      </w:r>
      <w:proofErr w:type="spellStart"/>
      <w:r>
        <w:t>Jedlička</w:t>
      </w:r>
      <w:proofErr w:type="spellEnd"/>
      <w:r>
        <w:t xml:space="preserve">, P., </w:t>
      </w:r>
      <w:proofErr w:type="spellStart"/>
      <w:r>
        <w:t>Čížek</w:t>
      </w:r>
      <w:proofErr w:type="spellEnd"/>
      <w:r>
        <w:t xml:space="preserve">, M., </w:t>
      </w:r>
      <w:proofErr w:type="spellStart"/>
      <w:r>
        <w:t>Hlouša</w:t>
      </w:r>
      <w:proofErr w:type="spellEnd"/>
      <w:r>
        <w:t xml:space="preserve">, O., </w:t>
      </w:r>
      <w:proofErr w:type="spellStart"/>
      <w:r>
        <w:t>Lučan</w:t>
      </w:r>
      <w:proofErr w:type="spellEnd"/>
      <w:r>
        <w:t xml:space="preserve">, R. and </w:t>
      </w:r>
      <w:proofErr w:type="spellStart"/>
      <w:r>
        <w:t>Horáček</w:t>
      </w:r>
      <w:proofErr w:type="spellEnd"/>
      <w:r>
        <w:t xml:space="preserve">, I. (2015). The BAARA (Biological Automated </w:t>
      </w:r>
      <w:proofErr w:type="spellStart"/>
      <w:r>
        <w:t>Radiotracking</w:t>
      </w:r>
      <w:proofErr w:type="spellEnd"/>
      <w:r>
        <w:t>) System: A New Approach in Ecological Field Studies. PLOS ONE, 10(2), p.e0116785.</w:t>
      </w:r>
    </w:p>
    <w:p w14:paraId="18FA3012" w14:textId="77777777" w:rsidR="007D5858" w:rsidRDefault="006918D2">
      <w:pPr>
        <w:tabs>
          <w:tab w:val="left" w:pos="720"/>
        </w:tabs>
        <w:spacing w:before="120" w:after="120"/>
      </w:pPr>
      <w:r>
        <w:t xml:space="preserve">[13] Weiser, A. W., </w:t>
      </w:r>
      <w:proofErr w:type="spellStart"/>
      <w:r>
        <w:t>Orchan</w:t>
      </w:r>
      <w:proofErr w:type="spellEnd"/>
      <w:r>
        <w:t>, Y., Nathan, R., Charter, M., Weiss, A. J., &amp; Toledo, S. (2016). Characterizing the Accuracy of a Self-Synchronized Reverse-GPS Wildlife Localization System. 2016 15th ACM/IEEE International Conference on Information Processing in Sensor Networks (IPSN). doi:10.1109/ipsn.2016.7460662</w:t>
      </w:r>
    </w:p>
    <w:p w14:paraId="5112D39E" w14:textId="77777777" w:rsidR="007D5858" w:rsidRDefault="006918D2">
      <w:pPr>
        <w:tabs>
          <w:tab w:val="left" w:pos="720"/>
        </w:tabs>
        <w:spacing w:before="120" w:after="120"/>
      </w:pPr>
      <w:r>
        <w:t xml:space="preserve">[14] B. </w:t>
      </w:r>
      <w:proofErr w:type="spellStart"/>
      <w:r>
        <w:t>Porat</w:t>
      </w:r>
      <w:proofErr w:type="spellEnd"/>
      <w:r>
        <w:t xml:space="preserve"> and B. Friedlander, “Fractionally-Spaced Signal Reconstruction Based on the Maximum Likelihood”, Proc. IEEE Workshop on Higher-Order Statistics, July 1997.</w:t>
      </w:r>
    </w:p>
    <w:p w14:paraId="5A4D2D43" w14:textId="77777777" w:rsidR="007D5858" w:rsidRDefault="006918D2">
      <w:pPr>
        <w:tabs>
          <w:tab w:val="left" w:pos="720"/>
        </w:tabs>
        <w:spacing w:before="120" w:after="120"/>
      </w:pPr>
      <w:r>
        <w:lastRenderedPageBreak/>
        <w:t xml:space="preserve">[15] A. Smith, H. </w:t>
      </w:r>
      <w:proofErr w:type="spellStart"/>
      <w:r>
        <w:t>Balakrishnan</w:t>
      </w:r>
      <w:proofErr w:type="spellEnd"/>
      <w:r>
        <w:t xml:space="preserve">, M. </w:t>
      </w:r>
      <w:proofErr w:type="spellStart"/>
      <w:r>
        <w:t>Goraczko</w:t>
      </w:r>
      <w:proofErr w:type="spellEnd"/>
      <w:r>
        <w:t xml:space="preserve">, and N. </w:t>
      </w:r>
      <w:proofErr w:type="spellStart"/>
      <w:r>
        <w:t>Priyantha</w:t>
      </w:r>
      <w:proofErr w:type="spellEnd"/>
      <w:r>
        <w:t xml:space="preserve">. Tracking moving devices with the Cricket location system. In Proceedings of </w:t>
      </w:r>
      <w:proofErr w:type="spellStart"/>
      <w:r>
        <w:t>MobiSys</w:t>
      </w:r>
      <w:proofErr w:type="spellEnd"/>
      <w:r>
        <w:t>, pages 190–202, 2004.</w:t>
      </w:r>
    </w:p>
    <w:p w14:paraId="5DCE4D83" w14:textId="77777777" w:rsidR="007D5858" w:rsidRDefault="006918D2">
      <w:pPr>
        <w:tabs>
          <w:tab w:val="left" w:pos="720"/>
        </w:tabs>
        <w:spacing w:before="120" w:after="120"/>
      </w:pPr>
      <w:r>
        <w:t xml:space="preserve">[16] D. Zhang, J. Ma, Q. Chen and L. M. Ni, "An RF-Based System for Tracking Transceiver-Free Objects," </w:t>
      </w:r>
      <w:r>
        <w:rPr>
          <w:i/>
        </w:rPr>
        <w:t>Fifth Annual IEEE International Conference on Pervasive Computing and Communications (PerCom'07)</w:t>
      </w:r>
      <w:r>
        <w:t>, White Plains, NY, 2007, pp. 135-144.</w:t>
      </w:r>
    </w:p>
    <w:p w14:paraId="4E808330" w14:textId="77777777" w:rsidR="007D5858" w:rsidRDefault="006918D2">
      <w:pPr>
        <w:tabs>
          <w:tab w:val="left" w:pos="720"/>
        </w:tabs>
        <w:spacing w:before="120" w:after="120"/>
      </w:pPr>
      <w:r>
        <w:t xml:space="preserve">[17] </w:t>
      </w:r>
      <w:proofErr w:type="spellStart"/>
      <w:r>
        <w:t>Wescott</w:t>
      </w:r>
      <w:proofErr w:type="spellEnd"/>
      <w:r>
        <w:t xml:space="preserve">, Tim. “Sampling: What Nyquist Didn’t Say, and What to Do About It.” 20 June 2016, </w:t>
      </w:r>
      <w:hyperlink r:id="rId33">
        <w:r>
          <w:t>www.wescottdesign.com/articles/Sampling/sampling.pdf</w:t>
        </w:r>
      </w:hyperlink>
      <w:r>
        <w:t xml:space="preserve">. </w:t>
      </w:r>
    </w:p>
    <w:p w14:paraId="3335B828" w14:textId="77777777" w:rsidR="007D5858" w:rsidRDefault="006918D2">
      <w:pPr>
        <w:tabs>
          <w:tab w:val="left" w:pos="720"/>
        </w:tabs>
        <w:spacing w:before="120" w:after="120"/>
      </w:pPr>
      <w:r>
        <w:t xml:space="preserve">[18] Wolff, Christian. “Radar Basics.” </w:t>
      </w:r>
      <w:r>
        <w:rPr>
          <w:i/>
        </w:rPr>
        <w:t>Radar Basics - In-Phase &amp; Quadrature Procedure</w:t>
      </w:r>
      <w:r>
        <w:t xml:space="preserve">, </w:t>
      </w:r>
      <w:hyperlink r:id="rId34">
        <w:r>
          <w:t>www.radartutorial.eu/10.processing/sp06.en.html</w:t>
        </w:r>
      </w:hyperlink>
      <w:r>
        <w:t>.</w:t>
      </w:r>
    </w:p>
    <w:p w14:paraId="2EE6A9B4" w14:textId="77777777" w:rsidR="007D5858" w:rsidRDefault="006918D2">
      <w:pPr>
        <w:tabs>
          <w:tab w:val="left" w:pos="720"/>
        </w:tabs>
        <w:spacing w:before="120" w:after="120"/>
      </w:pPr>
      <w:r>
        <w:t xml:space="preserve">[19] National Instruments. “What Is I/Q Data?” </w:t>
      </w:r>
      <w:r>
        <w:rPr>
          <w:i/>
        </w:rPr>
        <w:t>What Is I/Q Data</w:t>
      </w:r>
      <w:proofErr w:type="gramStart"/>
      <w:r>
        <w:rPr>
          <w:i/>
        </w:rPr>
        <w:t>?</w:t>
      </w:r>
      <w:r>
        <w:t>,</w:t>
      </w:r>
      <w:proofErr w:type="gramEnd"/>
      <w:r>
        <w:t xml:space="preserve"> 30 Mar. 2016, </w:t>
      </w:r>
      <w:hyperlink r:id="rId35">
        <w:r>
          <w:t>www.ni.com/tutorial/4805/en/</w:t>
        </w:r>
      </w:hyperlink>
      <w:r>
        <w:t>.</w:t>
      </w:r>
    </w:p>
    <w:p w14:paraId="620929B1" w14:textId="77777777" w:rsidR="007D5858" w:rsidRDefault="007D5858">
      <w:pPr>
        <w:tabs>
          <w:tab w:val="left" w:pos="720"/>
        </w:tabs>
        <w:spacing w:after="120"/>
      </w:pPr>
    </w:p>
    <w:p w14:paraId="14915A33" w14:textId="77777777" w:rsidR="007D5858" w:rsidRDefault="006918D2">
      <w:pPr>
        <w:tabs>
          <w:tab w:val="left" w:pos="720"/>
        </w:tabs>
        <w:spacing w:after="120"/>
        <w:rPr>
          <w:b/>
          <w:sz w:val="28"/>
          <w:szCs w:val="28"/>
        </w:rPr>
      </w:pPr>
      <w:r>
        <w:rPr>
          <w:b/>
          <w:sz w:val="28"/>
          <w:szCs w:val="28"/>
        </w:rPr>
        <w:t>Appendix A: Relevant Links and Tutorials</w:t>
      </w:r>
    </w:p>
    <w:p w14:paraId="273E0369" w14:textId="77777777" w:rsidR="007D5858" w:rsidRDefault="006918D2">
      <w:pPr>
        <w:tabs>
          <w:tab w:val="left" w:pos="720"/>
        </w:tabs>
        <w:spacing w:after="120"/>
      </w:pPr>
      <w:r>
        <w:t>External antenna module for the CC1310:</w:t>
      </w:r>
    </w:p>
    <w:p w14:paraId="1115A56B" w14:textId="77777777" w:rsidR="007D5858" w:rsidRDefault="006960E6">
      <w:pPr>
        <w:tabs>
          <w:tab w:val="left" w:pos="720"/>
        </w:tabs>
        <w:spacing w:after="120"/>
      </w:pPr>
      <w:hyperlink r:id="rId36">
        <w:r w:rsidR="006918D2">
          <w:rPr>
            <w:color w:val="1155CC"/>
            <w:u w:val="single"/>
          </w:rPr>
          <w:t>http://www.ti.com/tool/CC-ANTENNA-DK2</w:t>
        </w:r>
      </w:hyperlink>
    </w:p>
    <w:p w14:paraId="0677BE49" w14:textId="77777777" w:rsidR="007D5858" w:rsidRDefault="006918D2">
      <w:pPr>
        <w:tabs>
          <w:tab w:val="left" w:pos="720"/>
        </w:tabs>
        <w:spacing w:after="120"/>
      </w:pPr>
      <w:r>
        <w:t>In Phase and Quadrature Helpful Tutorial:</w:t>
      </w:r>
    </w:p>
    <w:p w14:paraId="3ACBA3C7" w14:textId="77777777" w:rsidR="007D5858" w:rsidRDefault="006960E6">
      <w:pPr>
        <w:tabs>
          <w:tab w:val="left" w:pos="720"/>
        </w:tabs>
        <w:spacing w:after="120"/>
      </w:pPr>
      <w:hyperlink r:id="rId37">
        <w:r w:rsidR="006918D2">
          <w:rPr>
            <w:color w:val="1155CC"/>
            <w:u w:val="single"/>
          </w:rPr>
          <w:t>http://whiteboard.ping.se/SDR/IQ</w:t>
        </w:r>
      </w:hyperlink>
    </w:p>
    <w:p w14:paraId="3156D80B" w14:textId="77777777" w:rsidR="007D5858" w:rsidRDefault="006918D2">
      <w:pPr>
        <w:tabs>
          <w:tab w:val="left" w:pos="720"/>
        </w:tabs>
        <w:spacing w:after="120"/>
      </w:pPr>
      <w:r>
        <w:t>Analog to Digital Conversion (Plan B):</w:t>
      </w:r>
    </w:p>
    <w:p w14:paraId="6BAAF429" w14:textId="77777777" w:rsidR="007D5858" w:rsidRDefault="006918D2">
      <w:pPr>
        <w:tabs>
          <w:tab w:val="left" w:pos="720"/>
        </w:tabs>
        <w:spacing w:after="120"/>
      </w:pPr>
      <w:r>
        <w:t xml:space="preserve">MCP3008: </w:t>
      </w:r>
      <w:hyperlink r:id="rId38">
        <w:r>
          <w:rPr>
            <w:color w:val="1155CC"/>
            <w:u w:val="single"/>
          </w:rPr>
          <w:t>https://www.adafruit.com/product/856</w:t>
        </w:r>
      </w:hyperlink>
      <w:r>
        <w:t xml:space="preserve"> </w:t>
      </w:r>
    </w:p>
    <w:p w14:paraId="1865C4C1" w14:textId="77777777" w:rsidR="007D5858" w:rsidRDefault="006918D2">
      <w:pPr>
        <w:tabs>
          <w:tab w:val="left" w:pos="720"/>
        </w:tabs>
        <w:spacing w:after="120"/>
      </w:pPr>
      <w:r>
        <w:t xml:space="preserve">ADC Connection to Raspberry Pi 3: </w:t>
      </w:r>
      <w:hyperlink r:id="rId39">
        <w:r>
          <w:rPr>
            <w:color w:val="1155CC"/>
            <w:u w:val="single"/>
          </w:rPr>
          <w:t>https://learn.adafruit.com/reading-a-analog-in-and-controlling-audio-volume-with-the-raspberry-pi/overview</w:t>
        </w:r>
      </w:hyperlink>
      <w:r>
        <w:t xml:space="preserve"> </w:t>
      </w:r>
    </w:p>
    <w:p w14:paraId="1339DD55" w14:textId="77777777" w:rsidR="007D5858" w:rsidRDefault="006918D2">
      <w:pPr>
        <w:tabs>
          <w:tab w:val="left" w:pos="720"/>
        </w:tabs>
        <w:spacing w:after="120"/>
      </w:pPr>
      <w:proofErr w:type="gramStart"/>
      <w:r>
        <w:t>MCP3008(</w:t>
      </w:r>
      <w:proofErr w:type="gramEnd"/>
      <w:r>
        <w:t>external ADC) datasheet:</w:t>
      </w:r>
    </w:p>
    <w:p w14:paraId="2DECC8B7" w14:textId="77777777" w:rsidR="007D5858" w:rsidRDefault="006960E6">
      <w:pPr>
        <w:tabs>
          <w:tab w:val="left" w:pos="720"/>
        </w:tabs>
        <w:spacing w:after="120"/>
      </w:pPr>
      <w:hyperlink r:id="rId40">
        <w:r w:rsidR="006918D2">
          <w:rPr>
            <w:color w:val="1155CC"/>
            <w:u w:val="single"/>
          </w:rPr>
          <w:t>https://cdn-shop.adafruit.com/datasheets/MCP3008.pdf</w:t>
        </w:r>
      </w:hyperlink>
      <w:r w:rsidR="006918D2">
        <w:t xml:space="preserve"> </w:t>
      </w:r>
    </w:p>
    <w:p w14:paraId="6FDCEF37" w14:textId="77777777" w:rsidR="007D5858" w:rsidRDefault="007D5858">
      <w:pPr>
        <w:tabs>
          <w:tab w:val="left" w:pos="720"/>
        </w:tabs>
        <w:spacing w:before="120" w:after="120"/>
      </w:pPr>
    </w:p>
    <w:p w14:paraId="09D20FEA" w14:textId="77777777" w:rsidR="007D5858" w:rsidRDefault="007D5858">
      <w:pPr>
        <w:tabs>
          <w:tab w:val="left" w:pos="720"/>
        </w:tabs>
        <w:spacing w:before="120" w:after="120"/>
        <w:rPr>
          <w:b/>
        </w:rPr>
      </w:pPr>
    </w:p>
    <w:p w14:paraId="5AB92C18" w14:textId="77777777" w:rsidR="007D5858" w:rsidRDefault="007D5858">
      <w:pPr>
        <w:tabs>
          <w:tab w:val="left" w:pos="720"/>
        </w:tabs>
        <w:spacing w:before="120" w:after="120"/>
      </w:pPr>
    </w:p>
    <w:p w14:paraId="0CDD7561" w14:textId="77777777" w:rsidR="007D5858" w:rsidRDefault="007D5858">
      <w:pPr>
        <w:tabs>
          <w:tab w:val="left" w:pos="720"/>
        </w:tabs>
        <w:spacing w:before="120" w:after="120"/>
      </w:pPr>
    </w:p>
    <w:p w14:paraId="26ECC9DB" w14:textId="77777777" w:rsidR="007D5858" w:rsidRDefault="007D5858">
      <w:pPr>
        <w:rPr>
          <w:sz w:val="22"/>
          <w:szCs w:val="22"/>
        </w:rPr>
      </w:pPr>
    </w:p>
    <w:tbl>
      <w:tblPr>
        <w:tblStyle w:val="a"/>
        <w:tblW w:w="9379" w:type="dxa"/>
        <w:tblInd w:w="93" w:type="dxa"/>
        <w:tblLayout w:type="fixed"/>
        <w:tblLook w:val="0000" w:firstRow="0" w:lastRow="0" w:firstColumn="0" w:lastColumn="0" w:noHBand="0" w:noVBand="0"/>
      </w:tblPr>
      <w:tblGrid>
        <w:gridCol w:w="2715"/>
        <w:gridCol w:w="1980"/>
        <w:gridCol w:w="1440"/>
        <w:gridCol w:w="1080"/>
        <w:gridCol w:w="1080"/>
        <w:gridCol w:w="1084"/>
      </w:tblGrid>
      <w:tr w:rsidR="007D5858" w14:paraId="14DD9ED9" w14:textId="77777777">
        <w:trPr>
          <w:trHeight w:val="1200"/>
        </w:trPr>
        <w:tc>
          <w:tcPr>
            <w:tcW w:w="9379" w:type="dxa"/>
            <w:gridSpan w:val="6"/>
            <w:tcBorders>
              <w:top w:val="nil"/>
              <w:left w:val="nil"/>
              <w:bottom w:val="nil"/>
              <w:right w:val="nil"/>
            </w:tcBorders>
          </w:tcPr>
          <w:p w14:paraId="65089233" w14:textId="77777777" w:rsidR="007D5858" w:rsidRDefault="007D5858">
            <w:pPr>
              <w:rPr>
                <w:sz w:val="20"/>
                <w:szCs w:val="20"/>
              </w:rPr>
            </w:pPr>
          </w:p>
        </w:tc>
      </w:tr>
      <w:tr w:rsidR="007D5858" w14:paraId="0ED66DF1" w14:textId="77777777">
        <w:trPr>
          <w:trHeight w:val="240"/>
        </w:trPr>
        <w:tc>
          <w:tcPr>
            <w:tcW w:w="2715" w:type="dxa"/>
            <w:tcBorders>
              <w:top w:val="nil"/>
              <w:left w:val="nil"/>
              <w:bottom w:val="nil"/>
              <w:right w:val="nil"/>
            </w:tcBorders>
          </w:tcPr>
          <w:p w14:paraId="1523A907" w14:textId="77777777" w:rsidR="007D5858" w:rsidRDefault="007D5858">
            <w:pPr>
              <w:rPr>
                <w:sz w:val="20"/>
                <w:szCs w:val="20"/>
              </w:rPr>
            </w:pPr>
          </w:p>
        </w:tc>
        <w:tc>
          <w:tcPr>
            <w:tcW w:w="1980" w:type="dxa"/>
            <w:tcBorders>
              <w:top w:val="nil"/>
              <w:left w:val="nil"/>
              <w:bottom w:val="nil"/>
              <w:right w:val="nil"/>
            </w:tcBorders>
          </w:tcPr>
          <w:p w14:paraId="14181BE1" w14:textId="77777777" w:rsidR="007D5858" w:rsidRDefault="007D5858">
            <w:pPr>
              <w:rPr>
                <w:sz w:val="20"/>
                <w:szCs w:val="20"/>
              </w:rPr>
            </w:pPr>
          </w:p>
        </w:tc>
        <w:tc>
          <w:tcPr>
            <w:tcW w:w="1440" w:type="dxa"/>
            <w:tcBorders>
              <w:top w:val="nil"/>
              <w:left w:val="nil"/>
              <w:bottom w:val="nil"/>
              <w:right w:val="nil"/>
            </w:tcBorders>
          </w:tcPr>
          <w:p w14:paraId="7BF25243" w14:textId="77777777" w:rsidR="007D5858" w:rsidRDefault="007D5858">
            <w:pPr>
              <w:rPr>
                <w:sz w:val="20"/>
                <w:szCs w:val="20"/>
              </w:rPr>
            </w:pPr>
          </w:p>
        </w:tc>
        <w:tc>
          <w:tcPr>
            <w:tcW w:w="1080" w:type="dxa"/>
            <w:tcBorders>
              <w:top w:val="nil"/>
              <w:left w:val="nil"/>
              <w:bottom w:val="nil"/>
              <w:right w:val="nil"/>
            </w:tcBorders>
          </w:tcPr>
          <w:p w14:paraId="1A4AD824" w14:textId="77777777" w:rsidR="007D5858" w:rsidRDefault="007D5858">
            <w:pPr>
              <w:rPr>
                <w:sz w:val="20"/>
                <w:szCs w:val="20"/>
              </w:rPr>
            </w:pPr>
          </w:p>
        </w:tc>
        <w:tc>
          <w:tcPr>
            <w:tcW w:w="1080" w:type="dxa"/>
            <w:tcBorders>
              <w:top w:val="nil"/>
              <w:left w:val="nil"/>
              <w:bottom w:val="nil"/>
              <w:right w:val="nil"/>
            </w:tcBorders>
          </w:tcPr>
          <w:p w14:paraId="4452A409" w14:textId="77777777" w:rsidR="007D5858" w:rsidRDefault="007D5858">
            <w:pPr>
              <w:rPr>
                <w:sz w:val="20"/>
                <w:szCs w:val="20"/>
              </w:rPr>
            </w:pPr>
          </w:p>
        </w:tc>
        <w:tc>
          <w:tcPr>
            <w:tcW w:w="1084" w:type="dxa"/>
            <w:tcBorders>
              <w:top w:val="nil"/>
              <w:left w:val="nil"/>
              <w:bottom w:val="nil"/>
              <w:right w:val="nil"/>
            </w:tcBorders>
          </w:tcPr>
          <w:p w14:paraId="316BC7A2" w14:textId="77777777" w:rsidR="007D5858" w:rsidRDefault="007D5858">
            <w:pPr>
              <w:rPr>
                <w:sz w:val="20"/>
                <w:szCs w:val="20"/>
              </w:rPr>
            </w:pPr>
          </w:p>
        </w:tc>
      </w:tr>
      <w:tr w:rsidR="007D5858" w14:paraId="3A18E59F" w14:textId="77777777">
        <w:trPr>
          <w:trHeight w:val="240"/>
        </w:trPr>
        <w:tc>
          <w:tcPr>
            <w:tcW w:w="2715" w:type="dxa"/>
            <w:tcBorders>
              <w:top w:val="nil"/>
              <w:left w:val="nil"/>
              <w:bottom w:val="nil"/>
              <w:right w:val="nil"/>
            </w:tcBorders>
          </w:tcPr>
          <w:p w14:paraId="53447318" w14:textId="77777777" w:rsidR="007D5858" w:rsidRDefault="007D5858">
            <w:pPr>
              <w:rPr>
                <w:sz w:val="20"/>
                <w:szCs w:val="20"/>
              </w:rPr>
            </w:pPr>
          </w:p>
        </w:tc>
        <w:tc>
          <w:tcPr>
            <w:tcW w:w="1980" w:type="dxa"/>
            <w:tcBorders>
              <w:top w:val="nil"/>
              <w:left w:val="nil"/>
              <w:bottom w:val="nil"/>
              <w:right w:val="nil"/>
            </w:tcBorders>
          </w:tcPr>
          <w:p w14:paraId="04003092" w14:textId="77777777" w:rsidR="007D5858" w:rsidRDefault="007D5858">
            <w:pPr>
              <w:rPr>
                <w:sz w:val="20"/>
                <w:szCs w:val="20"/>
              </w:rPr>
            </w:pPr>
          </w:p>
        </w:tc>
        <w:tc>
          <w:tcPr>
            <w:tcW w:w="1440" w:type="dxa"/>
            <w:tcBorders>
              <w:top w:val="nil"/>
              <w:left w:val="nil"/>
              <w:bottom w:val="nil"/>
              <w:right w:val="nil"/>
            </w:tcBorders>
          </w:tcPr>
          <w:p w14:paraId="16540425" w14:textId="77777777" w:rsidR="007D5858" w:rsidRDefault="007D5858">
            <w:pPr>
              <w:jc w:val="right"/>
              <w:rPr>
                <w:sz w:val="20"/>
                <w:szCs w:val="20"/>
              </w:rPr>
            </w:pPr>
          </w:p>
        </w:tc>
        <w:tc>
          <w:tcPr>
            <w:tcW w:w="1080" w:type="dxa"/>
            <w:tcBorders>
              <w:top w:val="nil"/>
              <w:left w:val="nil"/>
              <w:bottom w:val="nil"/>
              <w:right w:val="nil"/>
            </w:tcBorders>
          </w:tcPr>
          <w:p w14:paraId="302FAE46" w14:textId="77777777" w:rsidR="007D5858" w:rsidRDefault="007D5858">
            <w:pPr>
              <w:jc w:val="right"/>
              <w:rPr>
                <w:sz w:val="20"/>
                <w:szCs w:val="20"/>
              </w:rPr>
            </w:pPr>
          </w:p>
        </w:tc>
        <w:tc>
          <w:tcPr>
            <w:tcW w:w="1080" w:type="dxa"/>
            <w:tcBorders>
              <w:top w:val="nil"/>
              <w:left w:val="nil"/>
              <w:bottom w:val="nil"/>
              <w:right w:val="nil"/>
            </w:tcBorders>
          </w:tcPr>
          <w:p w14:paraId="303D7B10" w14:textId="77777777" w:rsidR="007D5858" w:rsidRDefault="007D5858">
            <w:pPr>
              <w:jc w:val="right"/>
              <w:rPr>
                <w:sz w:val="20"/>
                <w:szCs w:val="20"/>
              </w:rPr>
            </w:pPr>
          </w:p>
        </w:tc>
        <w:tc>
          <w:tcPr>
            <w:tcW w:w="1084" w:type="dxa"/>
            <w:tcBorders>
              <w:top w:val="nil"/>
              <w:left w:val="nil"/>
              <w:bottom w:val="nil"/>
              <w:right w:val="nil"/>
            </w:tcBorders>
          </w:tcPr>
          <w:p w14:paraId="41A6E12A" w14:textId="77777777" w:rsidR="007D5858" w:rsidRDefault="007D5858">
            <w:pPr>
              <w:jc w:val="right"/>
              <w:rPr>
                <w:sz w:val="20"/>
                <w:szCs w:val="20"/>
              </w:rPr>
            </w:pPr>
          </w:p>
        </w:tc>
      </w:tr>
      <w:tr w:rsidR="007D5858" w14:paraId="21240FB7" w14:textId="77777777">
        <w:trPr>
          <w:trHeight w:val="240"/>
        </w:trPr>
        <w:tc>
          <w:tcPr>
            <w:tcW w:w="2715" w:type="dxa"/>
            <w:tcBorders>
              <w:top w:val="nil"/>
              <w:left w:val="nil"/>
              <w:bottom w:val="nil"/>
              <w:right w:val="nil"/>
            </w:tcBorders>
          </w:tcPr>
          <w:p w14:paraId="682DC4AC" w14:textId="77777777" w:rsidR="007D5858" w:rsidRDefault="007D5858">
            <w:pPr>
              <w:rPr>
                <w:sz w:val="20"/>
                <w:szCs w:val="20"/>
              </w:rPr>
            </w:pPr>
          </w:p>
        </w:tc>
        <w:tc>
          <w:tcPr>
            <w:tcW w:w="1980" w:type="dxa"/>
            <w:tcBorders>
              <w:top w:val="nil"/>
              <w:left w:val="nil"/>
              <w:bottom w:val="nil"/>
              <w:right w:val="nil"/>
            </w:tcBorders>
          </w:tcPr>
          <w:p w14:paraId="3EDEF85D" w14:textId="77777777" w:rsidR="007D5858" w:rsidRDefault="007D5858">
            <w:pPr>
              <w:rPr>
                <w:sz w:val="20"/>
                <w:szCs w:val="20"/>
              </w:rPr>
            </w:pPr>
          </w:p>
        </w:tc>
        <w:tc>
          <w:tcPr>
            <w:tcW w:w="1440" w:type="dxa"/>
            <w:tcBorders>
              <w:top w:val="nil"/>
              <w:left w:val="nil"/>
              <w:bottom w:val="nil"/>
              <w:right w:val="nil"/>
            </w:tcBorders>
          </w:tcPr>
          <w:p w14:paraId="0AEAE79F" w14:textId="77777777" w:rsidR="007D5858" w:rsidRDefault="007D5858">
            <w:pPr>
              <w:jc w:val="right"/>
              <w:rPr>
                <w:sz w:val="20"/>
                <w:szCs w:val="20"/>
              </w:rPr>
            </w:pPr>
          </w:p>
        </w:tc>
        <w:tc>
          <w:tcPr>
            <w:tcW w:w="1080" w:type="dxa"/>
            <w:tcBorders>
              <w:top w:val="nil"/>
              <w:left w:val="nil"/>
              <w:bottom w:val="nil"/>
              <w:right w:val="nil"/>
            </w:tcBorders>
          </w:tcPr>
          <w:p w14:paraId="70C47E73" w14:textId="77777777" w:rsidR="007D5858" w:rsidRDefault="007D5858">
            <w:pPr>
              <w:jc w:val="right"/>
              <w:rPr>
                <w:sz w:val="20"/>
                <w:szCs w:val="20"/>
              </w:rPr>
            </w:pPr>
          </w:p>
        </w:tc>
        <w:tc>
          <w:tcPr>
            <w:tcW w:w="1080" w:type="dxa"/>
            <w:tcBorders>
              <w:top w:val="nil"/>
              <w:left w:val="nil"/>
              <w:bottom w:val="nil"/>
              <w:right w:val="nil"/>
            </w:tcBorders>
          </w:tcPr>
          <w:p w14:paraId="3D33EAC1" w14:textId="77777777" w:rsidR="007D5858" w:rsidRDefault="007D5858">
            <w:pPr>
              <w:jc w:val="right"/>
              <w:rPr>
                <w:sz w:val="20"/>
                <w:szCs w:val="20"/>
              </w:rPr>
            </w:pPr>
          </w:p>
        </w:tc>
        <w:tc>
          <w:tcPr>
            <w:tcW w:w="1084" w:type="dxa"/>
            <w:tcBorders>
              <w:top w:val="nil"/>
              <w:left w:val="nil"/>
              <w:bottom w:val="nil"/>
              <w:right w:val="nil"/>
            </w:tcBorders>
          </w:tcPr>
          <w:p w14:paraId="0BC1B406" w14:textId="77777777" w:rsidR="007D5858" w:rsidRDefault="007D5858">
            <w:pPr>
              <w:jc w:val="right"/>
              <w:rPr>
                <w:sz w:val="20"/>
                <w:szCs w:val="20"/>
              </w:rPr>
            </w:pPr>
          </w:p>
        </w:tc>
      </w:tr>
      <w:tr w:rsidR="007D5858" w14:paraId="202E4D65" w14:textId="77777777">
        <w:trPr>
          <w:trHeight w:val="240"/>
        </w:trPr>
        <w:tc>
          <w:tcPr>
            <w:tcW w:w="2715" w:type="dxa"/>
            <w:tcBorders>
              <w:top w:val="nil"/>
              <w:left w:val="nil"/>
              <w:bottom w:val="nil"/>
              <w:right w:val="nil"/>
            </w:tcBorders>
          </w:tcPr>
          <w:p w14:paraId="7F7BA888" w14:textId="77777777" w:rsidR="007D5858" w:rsidRDefault="007D5858">
            <w:pPr>
              <w:rPr>
                <w:sz w:val="20"/>
                <w:szCs w:val="20"/>
              </w:rPr>
            </w:pPr>
          </w:p>
        </w:tc>
        <w:tc>
          <w:tcPr>
            <w:tcW w:w="1980" w:type="dxa"/>
            <w:tcBorders>
              <w:top w:val="nil"/>
              <w:left w:val="nil"/>
              <w:bottom w:val="nil"/>
              <w:right w:val="nil"/>
            </w:tcBorders>
          </w:tcPr>
          <w:p w14:paraId="45FD6D6E" w14:textId="77777777" w:rsidR="007D5858" w:rsidRDefault="007D5858">
            <w:pPr>
              <w:rPr>
                <w:sz w:val="20"/>
                <w:szCs w:val="20"/>
              </w:rPr>
            </w:pPr>
          </w:p>
        </w:tc>
        <w:tc>
          <w:tcPr>
            <w:tcW w:w="1440" w:type="dxa"/>
            <w:tcBorders>
              <w:top w:val="nil"/>
              <w:left w:val="nil"/>
              <w:bottom w:val="nil"/>
              <w:right w:val="nil"/>
            </w:tcBorders>
          </w:tcPr>
          <w:p w14:paraId="265BF0E6" w14:textId="77777777" w:rsidR="007D5858" w:rsidRDefault="007D5858">
            <w:pPr>
              <w:jc w:val="right"/>
              <w:rPr>
                <w:sz w:val="20"/>
                <w:szCs w:val="20"/>
              </w:rPr>
            </w:pPr>
          </w:p>
        </w:tc>
        <w:tc>
          <w:tcPr>
            <w:tcW w:w="1080" w:type="dxa"/>
            <w:tcBorders>
              <w:top w:val="nil"/>
              <w:left w:val="nil"/>
              <w:bottom w:val="nil"/>
              <w:right w:val="nil"/>
            </w:tcBorders>
          </w:tcPr>
          <w:p w14:paraId="30357C86" w14:textId="77777777" w:rsidR="007D5858" w:rsidRDefault="007D5858">
            <w:pPr>
              <w:jc w:val="right"/>
              <w:rPr>
                <w:sz w:val="20"/>
                <w:szCs w:val="20"/>
              </w:rPr>
            </w:pPr>
          </w:p>
        </w:tc>
        <w:tc>
          <w:tcPr>
            <w:tcW w:w="1080" w:type="dxa"/>
            <w:tcBorders>
              <w:top w:val="nil"/>
              <w:left w:val="nil"/>
              <w:bottom w:val="nil"/>
              <w:right w:val="nil"/>
            </w:tcBorders>
          </w:tcPr>
          <w:p w14:paraId="0EF6F9C6" w14:textId="77777777" w:rsidR="007D5858" w:rsidRDefault="007D5858">
            <w:pPr>
              <w:jc w:val="right"/>
              <w:rPr>
                <w:sz w:val="20"/>
                <w:szCs w:val="20"/>
              </w:rPr>
            </w:pPr>
          </w:p>
        </w:tc>
        <w:tc>
          <w:tcPr>
            <w:tcW w:w="1084" w:type="dxa"/>
            <w:tcBorders>
              <w:top w:val="nil"/>
              <w:left w:val="nil"/>
              <w:bottom w:val="nil"/>
              <w:right w:val="nil"/>
            </w:tcBorders>
          </w:tcPr>
          <w:p w14:paraId="33D8D348" w14:textId="77777777" w:rsidR="007D5858" w:rsidRDefault="007D5858">
            <w:pPr>
              <w:jc w:val="right"/>
              <w:rPr>
                <w:sz w:val="20"/>
                <w:szCs w:val="20"/>
              </w:rPr>
            </w:pPr>
          </w:p>
        </w:tc>
      </w:tr>
      <w:tr w:rsidR="007D5858" w14:paraId="7F56A2EF" w14:textId="77777777">
        <w:trPr>
          <w:trHeight w:val="240"/>
        </w:trPr>
        <w:tc>
          <w:tcPr>
            <w:tcW w:w="2715" w:type="dxa"/>
            <w:tcBorders>
              <w:top w:val="nil"/>
              <w:left w:val="nil"/>
              <w:bottom w:val="nil"/>
              <w:right w:val="nil"/>
            </w:tcBorders>
          </w:tcPr>
          <w:p w14:paraId="2B5BE62C" w14:textId="77777777" w:rsidR="007D5858" w:rsidRDefault="007D5858">
            <w:pPr>
              <w:rPr>
                <w:sz w:val="20"/>
                <w:szCs w:val="20"/>
              </w:rPr>
            </w:pPr>
          </w:p>
        </w:tc>
        <w:tc>
          <w:tcPr>
            <w:tcW w:w="1980" w:type="dxa"/>
            <w:tcBorders>
              <w:top w:val="nil"/>
              <w:left w:val="nil"/>
              <w:bottom w:val="nil"/>
              <w:right w:val="nil"/>
            </w:tcBorders>
          </w:tcPr>
          <w:p w14:paraId="7F99EE96" w14:textId="77777777" w:rsidR="007D5858" w:rsidRDefault="007D5858">
            <w:pPr>
              <w:rPr>
                <w:sz w:val="20"/>
                <w:szCs w:val="20"/>
              </w:rPr>
            </w:pPr>
          </w:p>
        </w:tc>
        <w:tc>
          <w:tcPr>
            <w:tcW w:w="1440" w:type="dxa"/>
            <w:tcBorders>
              <w:top w:val="nil"/>
              <w:left w:val="nil"/>
              <w:bottom w:val="nil"/>
              <w:right w:val="nil"/>
            </w:tcBorders>
          </w:tcPr>
          <w:p w14:paraId="4F62F112" w14:textId="77777777" w:rsidR="007D5858" w:rsidRDefault="007D5858">
            <w:pPr>
              <w:jc w:val="right"/>
              <w:rPr>
                <w:sz w:val="20"/>
                <w:szCs w:val="20"/>
              </w:rPr>
            </w:pPr>
          </w:p>
        </w:tc>
        <w:tc>
          <w:tcPr>
            <w:tcW w:w="1080" w:type="dxa"/>
            <w:tcBorders>
              <w:top w:val="nil"/>
              <w:left w:val="nil"/>
              <w:bottom w:val="nil"/>
              <w:right w:val="nil"/>
            </w:tcBorders>
          </w:tcPr>
          <w:p w14:paraId="21C70DB1" w14:textId="77777777" w:rsidR="007D5858" w:rsidRDefault="007D5858">
            <w:pPr>
              <w:jc w:val="right"/>
              <w:rPr>
                <w:sz w:val="20"/>
                <w:szCs w:val="20"/>
              </w:rPr>
            </w:pPr>
          </w:p>
        </w:tc>
        <w:tc>
          <w:tcPr>
            <w:tcW w:w="1080" w:type="dxa"/>
            <w:tcBorders>
              <w:top w:val="nil"/>
              <w:left w:val="nil"/>
              <w:bottom w:val="nil"/>
              <w:right w:val="nil"/>
            </w:tcBorders>
          </w:tcPr>
          <w:p w14:paraId="6C650415" w14:textId="77777777" w:rsidR="007D5858" w:rsidRDefault="007D5858">
            <w:pPr>
              <w:jc w:val="right"/>
              <w:rPr>
                <w:sz w:val="20"/>
                <w:szCs w:val="20"/>
              </w:rPr>
            </w:pPr>
          </w:p>
        </w:tc>
        <w:tc>
          <w:tcPr>
            <w:tcW w:w="1084" w:type="dxa"/>
            <w:tcBorders>
              <w:top w:val="nil"/>
              <w:left w:val="nil"/>
              <w:bottom w:val="nil"/>
              <w:right w:val="nil"/>
            </w:tcBorders>
          </w:tcPr>
          <w:p w14:paraId="7A5A9016" w14:textId="77777777" w:rsidR="007D5858" w:rsidRDefault="007D5858">
            <w:pPr>
              <w:jc w:val="right"/>
              <w:rPr>
                <w:sz w:val="20"/>
                <w:szCs w:val="20"/>
              </w:rPr>
            </w:pPr>
          </w:p>
        </w:tc>
      </w:tr>
      <w:tr w:rsidR="007D5858" w14:paraId="483C39A6" w14:textId="77777777">
        <w:trPr>
          <w:trHeight w:val="240"/>
        </w:trPr>
        <w:tc>
          <w:tcPr>
            <w:tcW w:w="2715" w:type="dxa"/>
            <w:tcBorders>
              <w:top w:val="nil"/>
              <w:left w:val="nil"/>
              <w:bottom w:val="nil"/>
              <w:right w:val="nil"/>
            </w:tcBorders>
          </w:tcPr>
          <w:p w14:paraId="39B5B046" w14:textId="77777777" w:rsidR="007D5858" w:rsidRDefault="007D5858">
            <w:pPr>
              <w:rPr>
                <w:sz w:val="20"/>
                <w:szCs w:val="20"/>
              </w:rPr>
            </w:pPr>
          </w:p>
        </w:tc>
        <w:tc>
          <w:tcPr>
            <w:tcW w:w="1980" w:type="dxa"/>
            <w:tcBorders>
              <w:top w:val="nil"/>
              <w:left w:val="nil"/>
              <w:bottom w:val="nil"/>
              <w:right w:val="nil"/>
            </w:tcBorders>
          </w:tcPr>
          <w:p w14:paraId="0A38343E" w14:textId="77777777" w:rsidR="007D5858" w:rsidRDefault="007D5858">
            <w:pPr>
              <w:rPr>
                <w:sz w:val="20"/>
                <w:szCs w:val="20"/>
              </w:rPr>
            </w:pPr>
          </w:p>
        </w:tc>
        <w:tc>
          <w:tcPr>
            <w:tcW w:w="1440" w:type="dxa"/>
            <w:tcBorders>
              <w:top w:val="nil"/>
              <w:left w:val="nil"/>
              <w:bottom w:val="nil"/>
              <w:right w:val="nil"/>
            </w:tcBorders>
          </w:tcPr>
          <w:p w14:paraId="2938D497" w14:textId="77777777" w:rsidR="007D5858" w:rsidRDefault="007D5858">
            <w:pPr>
              <w:jc w:val="right"/>
              <w:rPr>
                <w:sz w:val="20"/>
                <w:szCs w:val="20"/>
              </w:rPr>
            </w:pPr>
          </w:p>
        </w:tc>
        <w:tc>
          <w:tcPr>
            <w:tcW w:w="1080" w:type="dxa"/>
            <w:tcBorders>
              <w:top w:val="nil"/>
              <w:left w:val="nil"/>
              <w:bottom w:val="nil"/>
              <w:right w:val="nil"/>
            </w:tcBorders>
          </w:tcPr>
          <w:p w14:paraId="044062D3" w14:textId="77777777" w:rsidR="007D5858" w:rsidRDefault="007D5858">
            <w:pPr>
              <w:jc w:val="right"/>
              <w:rPr>
                <w:sz w:val="20"/>
                <w:szCs w:val="20"/>
              </w:rPr>
            </w:pPr>
          </w:p>
        </w:tc>
        <w:tc>
          <w:tcPr>
            <w:tcW w:w="1080" w:type="dxa"/>
            <w:tcBorders>
              <w:top w:val="nil"/>
              <w:left w:val="nil"/>
              <w:bottom w:val="nil"/>
              <w:right w:val="nil"/>
            </w:tcBorders>
          </w:tcPr>
          <w:p w14:paraId="351BF472" w14:textId="77777777" w:rsidR="007D5858" w:rsidRDefault="007D5858">
            <w:pPr>
              <w:jc w:val="right"/>
              <w:rPr>
                <w:sz w:val="20"/>
                <w:szCs w:val="20"/>
              </w:rPr>
            </w:pPr>
          </w:p>
        </w:tc>
        <w:tc>
          <w:tcPr>
            <w:tcW w:w="1084" w:type="dxa"/>
            <w:tcBorders>
              <w:top w:val="nil"/>
              <w:left w:val="nil"/>
              <w:bottom w:val="nil"/>
              <w:right w:val="nil"/>
            </w:tcBorders>
          </w:tcPr>
          <w:p w14:paraId="0C7D914F" w14:textId="77777777" w:rsidR="007D5858" w:rsidRDefault="007D5858">
            <w:pPr>
              <w:jc w:val="right"/>
              <w:rPr>
                <w:sz w:val="20"/>
                <w:szCs w:val="20"/>
              </w:rPr>
            </w:pPr>
          </w:p>
        </w:tc>
      </w:tr>
      <w:tr w:rsidR="007D5858" w14:paraId="546CE18F" w14:textId="77777777">
        <w:trPr>
          <w:trHeight w:val="120"/>
        </w:trPr>
        <w:tc>
          <w:tcPr>
            <w:tcW w:w="2715" w:type="dxa"/>
            <w:tcBorders>
              <w:top w:val="nil"/>
              <w:left w:val="nil"/>
              <w:bottom w:val="nil"/>
              <w:right w:val="nil"/>
            </w:tcBorders>
          </w:tcPr>
          <w:p w14:paraId="497C66C0" w14:textId="77777777" w:rsidR="007D5858" w:rsidRDefault="007D5858">
            <w:pPr>
              <w:rPr>
                <w:sz w:val="20"/>
                <w:szCs w:val="20"/>
              </w:rPr>
            </w:pPr>
          </w:p>
        </w:tc>
        <w:tc>
          <w:tcPr>
            <w:tcW w:w="1980" w:type="dxa"/>
            <w:tcBorders>
              <w:top w:val="nil"/>
              <w:left w:val="nil"/>
              <w:bottom w:val="nil"/>
              <w:right w:val="nil"/>
            </w:tcBorders>
          </w:tcPr>
          <w:p w14:paraId="447EBE99" w14:textId="77777777" w:rsidR="007D5858" w:rsidRDefault="007D5858">
            <w:pPr>
              <w:rPr>
                <w:sz w:val="20"/>
                <w:szCs w:val="20"/>
              </w:rPr>
            </w:pPr>
          </w:p>
        </w:tc>
        <w:tc>
          <w:tcPr>
            <w:tcW w:w="1440" w:type="dxa"/>
            <w:tcBorders>
              <w:top w:val="nil"/>
              <w:left w:val="nil"/>
              <w:bottom w:val="nil"/>
              <w:right w:val="nil"/>
            </w:tcBorders>
          </w:tcPr>
          <w:p w14:paraId="4D62CE2B" w14:textId="77777777" w:rsidR="007D5858" w:rsidRDefault="007D5858">
            <w:pPr>
              <w:jc w:val="right"/>
              <w:rPr>
                <w:sz w:val="20"/>
                <w:szCs w:val="20"/>
              </w:rPr>
            </w:pPr>
          </w:p>
        </w:tc>
        <w:tc>
          <w:tcPr>
            <w:tcW w:w="1080" w:type="dxa"/>
            <w:tcBorders>
              <w:top w:val="nil"/>
              <w:left w:val="nil"/>
              <w:bottom w:val="nil"/>
              <w:right w:val="nil"/>
            </w:tcBorders>
          </w:tcPr>
          <w:p w14:paraId="628C389C" w14:textId="77777777" w:rsidR="007D5858" w:rsidRDefault="007D5858">
            <w:pPr>
              <w:jc w:val="right"/>
              <w:rPr>
                <w:sz w:val="20"/>
                <w:szCs w:val="20"/>
              </w:rPr>
            </w:pPr>
          </w:p>
        </w:tc>
        <w:tc>
          <w:tcPr>
            <w:tcW w:w="1080" w:type="dxa"/>
            <w:tcBorders>
              <w:top w:val="nil"/>
              <w:left w:val="nil"/>
              <w:bottom w:val="nil"/>
              <w:right w:val="nil"/>
            </w:tcBorders>
          </w:tcPr>
          <w:p w14:paraId="3864B594" w14:textId="77777777" w:rsidR="007D5858" w:rsidRDefault="007D5858">
            <w:pPr>
              <w:jc w:val="right"/>
              <w:rPr>
                <w:sz w:val="20"/>
                <w:szCs w:val="20"/>
              </w:rPr>
            </w:pPr>
          </w:p>
        </w:tc>
        <w:tc>
          <w:tcPr>
            <w:tcW w:w="1084" w:type="dxa"/>
            <w:tcBorders>
              <w:top w:val="nil"/>
              <w:left w:val="nil"/>
              <w:bottom w:val="nil"/>
              <w:right w:val="nil"/>
            </w:tcBorders>
          </w:tcPr>
          <w:p w14:paraId="0A96C0BE" w14:textId="77777777" w:rsidR="007D5858" w:rsidRDefault="007D5858">
            <w:pPr>
              <w:jc w:val="right"/>
              <w:rPr>
                <w:sz w:val="20"/>
                <w:szCs w:val="20"/>
              </w:rPr>
            </w:pPr>
          </w:p>
        </w:tc>
      </w:tr>
      <w:tr w:rsidR="007D5858" w14:paraId="5B8B4C80" w14:textId="77777777">
        <w:trPr>
          <w:trHeight w:val="240"/>
        </w:trPr>
        <w:tc>
          <w:tcPr>
            <w:tcW w:w="2715" w:type="dxa"/>
            <w:tcBorders>
              <w:top w:val="nil"/>
              <w:left w:val="nil"/>
              <w:bottom w:val="nil"/>
              <w:right w:val="nil"/>
            </w:tcBorders>
          </w:tcPr>
          <w:p w14:paraId="70160F0D" w14:textId="77777777" w:rsidR="007D5858" w:rsidRDefault="007D5858">
            <w:pPr>
              <w:rPr>
                <w:sz w:val="20"/>
                <w:szCs w:val="20"/>
              </w:rPr>
            </w:pPr>
          </w:p>
        </w:tc>
        <w:tc>
          <w:tcPr>
            <w:tcW w:w="1980" w:type="dxa"/>
            <w:tcBorders>
              <w:top w:val="nil"/>
              <w:left w:val="nil"/>
              <w:bottom w:val="nil"/>
              <w:right w:val="nil"/>
            </w:tcBorders>
          </w:tcPr>
          <w:p w14:paraId="194C5957" w14:textId="77777777" w:rsidR="007D5858" w:rsidRDefault="007D5858">
            <w:pPr>
              <w:rPr>
                <w:sz w:val="20"/>
                <w:szCs w:val="20"/>
              </w:rPr>
            </w:pPr>
          </w:p>
        </w:tc>
        <w:tc>
          <w:tcPr>
            <w:tcW w:w="1440" w:type="dxa"/>
            <w:tcBorders>
              <w:top w:val="nil"/>
              <w:left w:val="nil"/>
              <w:bottom w:val="nil"/>
              <w:right w:val="nil"/>
            </w:tcBorders>
          </w:tcPr>
          <w:p w14:paraId="210C1C93" w14:textId="77777777" w:rsidR="007D5858" w:rsidRDefault="007D5858">
            <w:pPr>
              <w:jc w:val="right"/>
              <w:rPr>
                <w:sz w:val="20"/>
                <w:szCs w:val="20"/>
              </w:rPr>
            </w:pPr>
          </w:p>
        </w:tc>
        <w:tc>
          <w:tcPr>
            <w:tcW w:w="1080" w:type="dxa"/>
            <w:tcBorders>
              <w:top w:val="nil"/>
              <w:left w:val="nil"/>
              <w:bottom w:val="nil"/>
              <w:right w:val="nil"/>
            </w:tcBorders>
          </w:tcPr>
          <w:p w14:paraId="68B0EF31" w14:textId="77777777" w:rsidR="007D5858" w:rsidRDefault="007D5858">
            <w:pPr>
              <w:jc w:val="right"/>
              <w:rPr>
                <w:sz w:val="20"/>
                <w:szCs w:val="20"/>
              </w:rPr>
            </w:pPr>
          </w:p>
        </w:tc>
        <w:tc>
          <w:tcPr>
            <w:tcW w:w="1080" w:type="dxa"/>
            <w:tcBorders>
              <w:top w:val="nil"/>
              <w:left w:val="nil"/>
              <w:bottom w:val="nil"/>
              <w:right w:val="nil"/>
            </w:tcBorders>
          </w:tcPr>
          <w:p w14:paraId="66D5290E" w14:textId="77777777" w:rsidR="007D5858" w:rsidRDefault="007D5858">
            <w:pPr>
              <w:jc w:val="right"/>
              <w:rPr>
                <w:sz w:val="20"/>
                <w:szCs w:val="20"/>
              </w:rPr>
            </w:pPr>
          </w:p>
        </w:tc>
        <w:tc>
          <w:tcPr>
            <w:tcW w:w="1084" w:type="dxa"/>
            <w:tcBorders>
              <w:top w:val="nil"/>
              <w:left w:val="nil"/>
              <w:bottom w:val="nil"/>
              <w:right w:val="nil"/>
            </w:tcBorders>
          </w:tcPr>
          <w:p w14:paraId="1A94DA66" w14:textId="77777777" w:rsidR="007D5858" w:rsidRDefault="007D5858">
            <w:pPr>
              <w:jc w:val="right"/>
              <w:rPr>
                <w:sz w:val="20"/>
                <w:szCs w:val="20"/>
              </w:rPr>
            </w:pPr>
          </w:p>
        </w:tc>
      </w:tr>
    </w:tbl>
    <w:p w14:paraId="0A02B55A" w14:textId="77777777" w:rsidR="007D5858" w:rsidRDefault="007D5858">
      <w:pPr>
        <w:tabs>
          <w:tab w:val="left" w:pos="720"/>
        </w:tabs>
      </w:pPr>
    </w:p>
    <w:sectPr w:rsidR="007D5858">
      <w:headerReference w:type="default" r:id="rId41"/>
      <w:footerReference w:type="default" r:id="rId42"/>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ulian" w:date="2018-03-02T16:36:00Z" w:initials="J">
    <w:p w14:paraId="4D61B0AB" w14:textId="77777777" w:rsidR="006D4A0A" w:rsidRDefault="006D4A0A">
      <w:pPr>
        <w:pStyle w:val="CommentText"/>
      </w:pPr>
      <w:r>
        <w:rPr>
          <w:rStyle w:val="CommentReference"/>
        </w:rPr>
        <w:annotationRef/>
      </w:r>
      <w:r>
        <w:t>Define acronyms</w:t>
      </w:r>
    </w:p>
  </w:comment>
  <w:comment w:id="2" w:author="Julian" w:date="2018-03-05T15:13:00Z" w:initials="J">
    <w:p w14:paraId="173A7282" w14:textId="467A4C22" w:rsidR="00471D42" w:rsidRDefault="00471D42">
      <w:pPr>
        <w:pStyle w:val="CommentText"/>
      </w:pPr>
      <w:r>
        <w:rPr>
          <w:rStyle w:val="CommentReference"/>
        </w:rPr>
        <w:annotationRef/>
      </w:r>
      <w:r>
        <w:t>Which quadrant is which?? What’s the orientation between the antennas and quadrants?</w:t>
      </w:r>
    </w:p>
  </w:comment>
  <w:comment w:id="3" w:author="Julian" w:date="2018-03-02T16:38:00Z" w:initials="J">
    <w:p w14:paraId="37C36983" w14:textId="77777777" w:rsidR="006D4A0A" w:rsidRDefault="006D4A0A">
      <w:pPr>
        <w:pStyle w:val="CommentText"/>
      </w:pPr>
      <w:r>
        <w:rPr>
          <w:rStyle w:val="CommentReference"/>
        </w:rPr>
        <w:annotationRef/>
      </w:r>
      <w:r>
        <w:t>As we discussed earlier, one function of this proposal was for you to do sufficient background work to determine that this is actually the case. Remember that the “statement of problem,” in part, serves to establish the need. Therefore you have to support the claim that existing systems are inaccurate with evidence. My word isn’t good enough.</w:t>
      </w:r>
    </w:p>
    <w:p w14:paraId="5EB394D0" w14:textId="77777777" w:rsidR="006D4A0A" w:rsidRDefault="006D4A0A">
      <w:pPr>
        <w:pStyle w:val="CommentText"/>
      </w:pPr>
    </w:p>
    <w:p w14:paraId="2A60E1AE" w14:textId="77777777" w:rsidR="006D4A0A" w:rsidRDefault="006D4A0A">
      <w:pPr>
        <w:pStyle w:val="CommentText"/>
      </w:pPr>
      <w:r>
        <w:t>For the purposes of the proposal, I haven’t counted this against the overall grade.</w:t>
      </w:r>
    </w:p>
  </w:comment>
  <w:comment w:id="4" w:author="Julian" w:date="2018-03-02T16:43:00Z" w:initials="J">
    <w:p w14:paraId="61BE9C30" w14:textId="77777777" w:rsidR="006D4A0A" w:rsidRDefault="006D4A0A">
      <w:pPr>
        <w:pStyle w:val="CommentText"/>
      </w:pPr>
      <w:r>
        <w:rPr>
          <w:rStyle w:val="CommentReference"/>
        </w:rPr>
        <w:annotationRef/>
      </w:r>
      <w:r>
        <w:t xml:space="preserve">Remember that this is a review, </w:t>
      </w:r>
      <w:r w:rsidRPr="00211C96">
        <w:rPr>
          <w:b/>
          <w:i/>
        </w:rPr>
        <w:t>not</w:t>
      </w:r>
      <w:r>
        <w:t xml:space="preserve"> a summary. At a minimum, a literature review must accomplish two goals: it must identify what has been done to solve the problem in the past, and it must place those efforts in context (i.e. Regarding the current problem what has it accomplished? What has it failed to accomplish?). </w:t>
      </w:r>
    </w:p>
    <w:p w14:paraId="687ABE51" w14:textId="77777777" w:rsidR="006D4A0A" w:rsidRDefault="006D4A0A">
      <w:pPr>
        <w:pStyle w:val="CommentText"/>
      </w:pPr>
    </w:p>
    <w:p w14:paraId="47E4244F" w14:textId="77777777" w:rsidR="006D4A0A" w:rsidRDefault="006D4A0A">
      <w:pPr>
        <w:pStyle w:val="CommentText"/>
      </w:pPr>
      <w:r>
        <w:t>As an example, look at this paragraph from a published work’s literature review:</w:t>
      </w:r>
    </w:p>
    <w:p w14:paraId="1651C058" w14:textId="77777777" w:rsidR="006D4A0A" w:rsidRDefault="006D4A0A">
      <w:pPr>
        <w:pStyle w:val="CommentText"/>
      </w:pPr>
    </w:p>
    <w:p w14:paraId="594CBB0C" w14:textId="77777777" w:rsidR="006D4A0A" w:rsidRDefault="006D4A0A">
      <w:pPr>
        <w:pStyle w:val="CommentText"/>
      </w:pPr>
      <w:r w:rsidRPr="00F175DD">
        <w:t xml:space="preserve">“Knowledge of moving trajectory: In order to mitigate multi-path effects, ISAR-based systems such as holographic RFID localization [14] and </w:t>
      </w:r>
      <w:proofErr w:type="spellStart"/>
      <w:r w:rsidRPr="00F175DD">
        <w:t>Tagoram</w:t>
      </w:r>
      <w:proofErr w:type="spellEnd"/>
      <w:r w:rsidRPr="00F175DD">
        <w:t xml:space="preserve"> [6] would need prior knowledge of the tag</w:t>
      </w:r>
      <w:r>
        <w:t xml:space="preserve"> moving trajectory. </w:t>
      </w:r>
      <w:proofErr w:type="spellStart"/>
      <w:r>
        <w:t>Tagoram</w:t>
      </w:r>
      <w:proofErr w:type="spellEnd"/>
      <w:r>
        <w:t xml:space="preserve"> re</w:t>
      </w:r>
      <w:r w:rsidRPr="003731AD">
        <w:t xml:space="preserve">laxed this constraint by fitting moving trajectory from tag moving speed estimation. However, not only </w:t>
      </w:r>
      <w:r>
        <w:t xml:space="preserve">is the accuracy </w:t>
      </w:r>
      <w:r w:rsidRPr="003731AD">
        <w:t>compromised, but the latency is also long. The moving tag may need to finish the 10 laps of a fixed trajectory which took 5 minutes before localization can be achieved.</w:t>
      </w:r>
      <w:r>
        <w:t>”</w:t>
      </w:r>
    </w:p>
    <w:p w14:paraId="6FB09558" w14:textId="77777777" w:rsidR="006D4A0A" w:rsidRDefault="006D4A0A">
      <w:pPr>
        <w:pStyle w:val="CommentText"/>
      </w:pPr>
    </w:p>
    <w:p w14:paraId="645E56F0" w14:textId="77777777" w:rsidR="006D4A0A" w:rsidRDefault="006D4A0A">
      <w:pPr>
        <w:pStyle w:val="CommentText"/>
      </w:pPr>
      <w:r>
        <w:t xml:space="preserve">This paragraph explains how two previous attempts to design a localization system attempted to refine position estimates (i.e. the problem trying to be solved). It then places this information in context by identifying that their approaches compromise accuracy, but also increase latency. A literature review must not only summarize previous work, </w:t>
      </w:r>
      <w:r w:rsidRPr="00F175DD">
        <w:t>but interpret it.</w:t>
      </w:r>
      <w:r>
        <w:t xml:space="preserve"> </w:t>
      </w:r>
    </w:p>
    <w:p w14:paraId="123A2CB4" w14:textId="77777777" w:rsidR="006D4A0A" w:rsidRDefault="006D4A0A">
      <w:pPr>
        <w:pStyle w:val="CommentText"/>
      </w:pPr>
    </w:p>
    <w:p w14:paraId="5CD19E00" w14:textId="77777777" w:rsidR="006D4A0A" w:rsidRDefault="006D4A0A">
      <w:pPr>
        <w:pStyle w:val="CommentText"/>
      </w:pPr>
      <w:r>
        <w:t>The literature review in this proposal mostly lists different studies, rather than listing approaches or techniques to be evaluated, and does little (save for two or three comments) to interpret which approaches had merit to solve the current problem and in what ways.</w:t>
      </w:r>
    </w:p>
  </w:comment>
  <w:comment w:id="5" w:author="Julian" w:date="2018-03-02T16:56:00Z" w:initials="J">
    <w:p w14:paraId="70A75112" w14:textId="77777777" w:rsidR="006D4A0A" w:rsidRDefault="006D4A0A">
      <w:pPr>
        <w:pStyle w:val="CommentText"/>
      </w:pPr>
      <w:r>
        <w:rPr>
          <w:rStyle w:val="CommentReference"/>
        </w:rPr>
        <w:annotationRef/>
      </w:r>
      <w:r>
        <w:t>What is advantageous about a phase-based system?</w:t>
      </w:r>
    </w:p>
  </w:comment>
  <w:comment w:id="7" w:author="Julian" w:date="2018-03-02T16:58:00Z" w:initials="J">
    <w:p w14:paraId="5DDE0F08" w14:textId="77777777" w:rsidR="006D4A0A" w:rsidRDefault="006D4A0A">
      <w:pPr>
        <w:pStyle w:val="CommentText"/>
      </w:pPr>
      <w:r>
        <w:rPr>
          <w:rStyle w:val="CommentReference"/>
        </w:rPr>
        <w:annotationRef/>
      </w:r>
      <w:r>
        <w:t>What are the alternative approaches to resolving phase ambiguities? Is this approach the best?</w:t>
      </w:r>
    </w:p>
  </w:comment>
  <w:comment w:id="9" w:author="Julian" w:date="2018-03-02T17:00:00Z" w:initials="J">
    <w:p w14:paraId="2AF38A89" w14:textId="77777777" w:rsidR="006D4A0A" w:rsidRDefault="006D4A0A">
      <w:pPr>
        <w:pStyle w:val="CommentText"/>
      </w:pPr>
      <w:r>
        <w:rPr>
          <w:rStyle w:val="CommentReference"/>
        </w:rPr>
        <w:annotationRef/>
      </w:r>
      <w:r>
        <w:t>Good! But I would have formed a paragraph with the topic of different methods to mitigate multipath interference. One example would be using this MF approach. You could then explain how well this did compared to other approaches. What other approaches exist?</w:t>
      </w:r>
    </w:p>
  </w:comment>
  <w:comment w:id="10" w:author="Julian" w:date="2018-03-02T17:42:00Z" w:initials="J">
    <w:p w14:paraId="5C16816F" w14:textId="77777777" w:rsidR="006D4A0A" w:rsidRDefault="006D4A0A">
      <w:pPr>
        <w:pStyle w:val="CommentText"/>
      </w:pPr>
      <w:r>
        <w:rPr>
          <w:rStyle w:val="CommentReference"/>
        </w:rPr>
        <w:annotationRef/>
      </w:r>
      <w:r>
        <w:t>Define acronyms!!</w:t>
      </w:r>
    </w:p>
  </w:comment>
  <w:comment w:id="12" w:author="Julian" w:date="2018-03-02T17:05:00Z" w:initials="J">
    <w:p w14:paraId="66706D18" w14:textId="77777777" w:rsidR="006D4A0A" w:rsidRDefault="006D4A0A">
      <w:pPr>
        <w:pStyle w:val="CommentText"/>
      </w:pPr>
      <w:r>
        <w:rPr>
          <w:rStyle w:val="CommentReference"/>
        </w:rPr>
        <w:annotationRef/>
      </w:r>
      <w:r>
        <w:t>Shouldn’t this be reference 3? References are numbered in order of presentation.</w:t>
      </w:r>
    </w:p>
  </w:comment>
  <w:comment w:id="11" w:author="Julian" w:date="2018-03-02T17:06:00Z" w:initials="J">
    <w:p w14:paraId="02160F88" w14:textId="77777777" w:rsidR="006D4A0A" w:rsidRDefault="006D4A0A">
      <w:pPr>
        <w:pStyle w:val="CommentText"/>
      </w:pPr>
      <w:r>
        <w:rPr>
          <w:rStyle w:val="CommentReference"/>
        </w:rPr>
        <w:annotationRef/>
      </w:r>
      <w:r>
        <w:t>So, what should I take away from this? Which elements of this system worked well that we should use? Or did this system attempt to solve a relevant problem and fail for a reason that’s relevant also?</w:t>
      </w:r>
    </w:p>
  </w:comment>
  <w:comment w:id="15" w:author="Julian" w:date="2018-03-02T17:11:00Z" w:initials="J">
    <w:p w14:paraId="235E97C5" w14:textId="77777777" w:rsidR="006D4A0A" w:rsidRDefault="006D4A0A">
      <w:pPr>
        <w:pStyle w:val="CommentText"/>
      </w:pPr>
      <w:r>
        <w:rPr>
          <w:rStyle w:val="CommentReference"/>
        </w:rPr>
        <w:annotationRef/>
      </w:r>
      <w:r>
        <w:t>Why was their system unable to increase location accuracy further? What was the hindrance? Might TDOA or TOA work if that hindrance wasn’t a concern?</w:t>
      </w:r>
    </w:p>
  </w:comment>
  <w:comment w:id="16" w:author="Julian" w:date="2018-03-02T17:12:00Z" w:initials="J">
    <w:p w14:paraId="7EF11F5B" w14:textId="77777777" w:rsidR="006D4A0A" w:rsidRDefault="006D4A0A">
      <w:pPr>
        <w:pStyle w:val="CommentText"/>
      </w:pPr>
      <w:r>
        <w:rPr>
          <w:rStyle w:val="CommentReference"/>
        </w:rPr>
        <w:annotationRef/>
      </w:r>
      <w:r>
        <w:t xml:space="preserve">What problem is this attempting to solve? What is signal reconstruction being used for? Why is it relevant? Imagine not knowing anything about AMRPUT but what’ve you’ve read to this point. Would you know how to interpret this information? </w:t>
      </w:r>
    </w:p>
  </w:comment>
  <w:comment w:id="17" w:author="Julian" w:date="2018-03-02T17:16:00Z" w:initials="J">
    <w:p w14:paraId="034CDF26" w14:textId="77777777" w:rsidR="006D4A0A" w:rsidRDefault="006D4A0A">
      <w:pPr>
        <w:pStyle w:val="CommentText"/>
      </w:pPr>
      <w:r>
        <w:rPr>
          <w:rStyle w:val="CommentReference"/>
        </w:rPr>
        <w:annotationRef/>
      </w:r>
      <w:r>
        <w:t>Great! This is a novel approach to the problem that is totally distinct from our intended approach. Why not use it? Why would it fail? What could we glean from this approach in our own system?</w:t>
      </w:r>
    </w:p>
  </w:comment>
  <w:comment w:id="20" w:author="Julian" w:date="2018-03-02T17:18:00Z" w:initials="J">
    <w:p w14:paraId="3719564C" w14:textId="77777777" w:rsidR="006D4A0A" w:rsidRDefault="006D4A0A">
      <w:pPr>
        <w:pStyle w:val="CommentText"/>
      </w:pPr>
      <w:r>
        <w:rPr>
          <w:rStyle w:val="CommentReference"/>
        </w:rPr>
        <w:annotationRef/>
      </w:r>
      <w:r>
        <w:t>Why not? What’s wrong with RSS?</w:t>
      </w:r>
    </w:p>
  </w:comment>
  <w:comment w:id="21" w:author="Julian" w:date="2018-03-02T17:23:00Z" w:initials="J">
    <w:p w14:paraId="621082DE" w14:textId="77777777" w:rsidR="006D4A0A" w:rsidRDefault="006D4A0A">
      <w:pPr>
        <w:pStyle w:val="CommentText"/>
      </w:pPr>
      <w:r>
        <w:rPr>
          <w:rStyle w:val="CommentReference"/>
        </w:rPr>
        <w:annotationRef/>
      </w:r>
      <w:r>
        <w:t>Excellent. This section is very effective and clear!</w:t>
      </w:r>
    </w:p>
  </w:comment>
  <w:comment w:id="22" w:author="Julian" w:date="2018-03-02T17:19:00Z" w:initials="J">
    <w:p w14:paraId="2E7966A6" w14:textId="77777777" w:rsidR="006D4A0A" w:rsidRDefault="006D4A0A">
      <w:pPr>
        <w:pStyle w:val="CommentText"/>
      </w:pPr>
      <w:r>
        <w:rPr>
          <w:rStyle w:val="CommentReference"/>
        </w:rPr>
        <w:annotationRef/>
      </w:r>
      <w:r>
        <w:t>Outlined, you didn’t include a list.</w:t>
      </w:r>
    </w:p>
  </w:comment>
  <w:comment w:id="23" w:author="Julian" w:date="2018-03-02T17:19:00Z" w:initials="J">
    <w:p w14:paraId="0263CCA5" w14:textId="77777777" w:rsidR="006D4A0A" w:rsidRDefault="006D4A0A">
      <w:pPr>
        <w:pStyle w:val="CommentText"/>
      </w:pPr>
      <w:r>
        <w:rPr>
          <w:rStyle w:val="CommentReference"/>
        </w:rPr>
        <w:annotationRef/>
      </w:r>
      <w:r>
        <w:t>If low-power is an important aspect of the problem, talk about power in the literature review. Which approaches are high power, which are low power? What are the trade-offs?</w:t>
      </w:r>
    </w:p>
  </w:comment>
  <w:comment w:id="24" w:author="Julian" w:date="2018-03-02T17:21:00Z" w:initials="J">
    <w:p w14:paraId="49AE7D5A" w14:textId="77777777" w:rsidR="006D4A0A" w:rsidRDefault="006D4A0A">
      <w:pPr>
        <w:pStyle w:val="CommentText"/>
      </w:pPr>
      <w:r>
        <w:rPr>
          <w:rStyle w:val="CommentReference"/>
        </w:rPr>
        <w:annotationRef/>
      </w:r>
      <w:r>
        <w:t>Your literature review should address the problem of RF localization in cluttered environments. Several of your cited studies discuss this but you have not explained what features appear to work best.</w:t>
      </w:r>
    </w:p>
  </w:comment>
  <w:comment w:id="25" w:author="Julian" w:date="2018-03-02T17:22:00Z" w:initials="J">
    <w:p w14:paraId="460BD45E" w14:textId="77777777" w:rsidR="006D4A0A" w:rsidRDefault="006D4A0A">
      <w:pPr>
        <w:pStyle w:val="CommentText"/>
      </w:pPr>
      <w:r>
        <w:rPr>
          <w:rStyle w:val="CommentReference"/>
        </w:rPr>
        <w:annotationRef/>
      </w:r>
      <w:r>
        <w:t>Same argument for all of these with respect to the literature review</w:t>
      </w:r>
    </w:p>
  </w:comment>
  <w:comment w:id="34" w:author="Julian" w:date="2018-03-02T17:36:00Z" w:initials="J">
    <w:p w14:paraId="4EDEEF7E" w14:textId="77777777" w:rsidR="006D4A0A" w:rsidRDefault="006D4A0A">
      <w:pPr>
        <w:pStyle w:val="CommentText"/>
      </w:pPr>
      <w:r>
        <w:rPr>
          <w:rStyle w:val="CommentReference"/>
        </w:rPr>
        <w:annotationRef/>
      </w:r>
      <w:r>
        <w:t>Explain that this will be discussed later to avoid confusion.</w:t>
      </w:r>
    </w:p>
  </w:comment>
  <w:comment w:id="35" w:author="Julian" w:date="2018-03-02T17:36:00Z" w:initials="J">
    <w:p w14:paraId="59968A57" w14:textId="77777777" w:rsidR="006D4A0A" w:rsidRDefault="006D4A0A">
      <w:pPr>
        <w:pStyle w:val="CommentText"/>
      </w:pPr>
      <w:r>
        <w:rPr>
          <w:rStyle w:val="CommentReference"/>
        </w:rPr>
        <w:annotationRef/>
      </w:r>
      <w:r>
        <w:t>Make sure it is easy for the reader to look back at your list and know which item he/she is reading about</w:t>
      </w:r>
    </w:p>
  </w:comment>
  <w:comment w:id="45" w:author="Julian" w:date="2018-03-02T17:38:00Z" w:initials="J">
    <w:p w14:paraId="7F461613" w14:textId="77777777" w:rsidR="006D4A0A" w:rsidRDefault="006D4A0A">
      <w:pPr>
        <w:pStyle w:val="CommentText"/>
      </w:pPr>
      <w:r>
        <w:rPr>
          <w:rStyle w:val="CommentReference"/>
        </w:rPr>
        <w:annotationRef/>
      </w:r>
      <w:r>
        <w:t xml:space="preserve">Yes, but discussion of solutions to the problem of </w:t>
      </w:r>
      <w:proofErr w:type="spellStart"/>
      <w:r>
        <w:t>multipaths</w:t>
      </w:r>
      <w:proofErr w:type="spellEnd"/>
      <w:r>
        <w:t xml:space="preserve"> was pretty minimal.</w:t>
      </w:r>
    </w:p>
  </w:comment>
  <w:comment w:id="52" w:author="Julian" w:date="2018-03-02T17:40:00Z" w:initials="J">
    <w:p w14:paraId="3EC9DB60" w14:textId="77777777" w:rsidR="006D4A0A" w:rsidRDefault="006D4A0A">
      <w:pPr>
        <w:pStyle w:val="CommentText"/>
      </w:pPr>
      <w:r>
        <w:rPr>
          <w:rStyle w:val="CommentReference"/>
        </w:rPr>
        <w:annotationRef/>
      </w:r>
      <w:r>
        <w:t>Why only mammals?</w:t>
      </w:r>
    </w:p>
  </w:comment>
  <w:comment w:id="53" w:author="Julian" w:date="2018-03-02T17:40:00Z" w:initials="J">
    <w:p w14:paraId="60F1D11B" w14:textId="77777777" w:rsidR="006D4A0A" w:rsidRDefault="006D4A0A">
      <w:pPr>
        <w:pStyle w:val="CommentText"/>
      </w:pPr>
      <w:r>
        <w:rPr>
          <w:rStyle w:val="CommentReference"/>
        </w:rPr>
        <w:annotationRef/>
      </w:r>
      <w:r>
        <w:t>Not more accurate than Ma et al (2016), citation 2!</w:t>
      </w:r>
    </w:p>
  </w:comment>
  <w:comment w:id="54" w:author="Julian" w:date="2018-03-02T17:41:00Z" w:initials="J">
    <w:p w14:paraId="37EFF3D7" w14:textId="77777777" w:rsidR="006D4A0A" w:rsidRDefault="006D4A0A">
      <w:pPr>
        <w:pStyle w:val="CommentText"/>
      </w:pPr>
      <w:r>
        <w:rPr>
          <w:rStyle w:val="CommentReference"/>
        </w:rPr>
        <w:annotationRef/>
      </w:r>
      <w:r>
        <w:t>Once you’ve defined that angle of arrival is AOA, you should use AOA from that point onward.</w:t>
      </w:r>
    </w:p>
  </w:comment>
  <w:comment w:id="55" w:author="Julian" w:date="2018-03-02T17:44:00Z" w:initials="J">
    <w:p w14:paraId="0B6A62B0" w14:textId="77777777" w:rsidR="006D4A0A" w:rsidRDefault="006D4A0A">
      <w:pPr>
        <w:pStyle w:val="CommentText"/>
      </w:pPr>
      <w:r>
        <w:rPr>
          <w:rStyle w:val="CommentReference"/>
        </w:rPr>
        <w:annotationRef/>
      </w:r>
      <w:r>
        <w:t>Excellent! To the point, and clear.</w:t>
      </w:r>
    </w:p>
    <w:p w14:paraId="0B58BCC7" w14:textId="77777777" w:rsidR="006D4A0A" w:rsidRDefault="006D4A0A">
      <w:pPr>
        <w:pStyle w:val="CommentText"/>
      </w:pPr>
    </w:p>
    <w:p w14:paraId="664ED2AA" w14:textId="77777777" w:rsidR="006D4A0A" w:rsidRDefault="006D4A0A">
      <w:pPr>
        <w:pStyle w:val="CommentText"/>
      </w:pPr>
      <w:r>
        <w:t xml:space="preserve">I’d recommend citing Ma et al (2016) here though. There’s not enough information here for someone to understand what you mean by multi-frequency phase integer </w:t>
      </w:r>
      <w:proofErr w:type="spellStart"/>
      <w:r>
        <w:t>etc</w:t>
      </w:r>
      <w:proofErr w:type="spellEnd"/>
      <w:r>
        <w:t xml:space="preserve">…, nor should there be since it would take too much time and isn’t a focus of the current work. But you should reference work that would help a reader understand what you mean if he/she wants more information. </w:t>
      </w:r>
    </w:p>
  </w:comment>
  <w:comment w:id="56" w:author="Julian" w:date="2018-03-02T17:48:00Z" w:initials="J">
    <w:p w14:paraId="78F4C2AF" w14:textId="77777777" w:rsidR="006D4A0A" w:rsidRDefault="006D4A0A">
      <w:pPr>
        <w:pStyle w:val="CommentText"/>
      </w:pPr>
      <w:r>
        <w:rPr>
          <w:rStyle w:val="CommentReference"/>
        </w:rPr>
        <w:annotationRef/>
      </w:r>
      <w:r>
        <w:t>Who’s better understanding it? Do you mean “to help visualize”? Also, refer to Figure 2, not “the diagram below.”</w:t>
      </w:r>
    </w:p>
  </w:comment>
  <w:comment w:id="58" w:author="Julian" w:date="2018-03-02T17:51:00Z" w:initials="J">
    <w:p w14:paraId="60DDA83C" w14:textId="77777777" w:rsidR="006D4A0A" w:rsidRDefault="006D4A0A">
      <w:pPr>
        <w:pStyle w:val="CommentText"/>
      </w:pPr>
      <w:r>
        <w:rPr>
          <w:rStyle w:val="CommentReference"/>
        </w:rPr>
        <w:annotationRef/>
      </w:r>
      <w:r>
        <w:t>Don’t you mean Figure 2?</w:t>
      </w:r>
    </w:p>
  </w:comment>
  <w:comment w:id="61" w:author="Julian" w:date="2018-03-02T17:52:00Z" w:initials="J">
    <w:p w14:paraId="328BFEF5" w14:textId="77777777" w:rsidR="006D4A0A" w:rsidRDefault="006D4A0A">
      <w:pPr>
        <w:pStyle w:val="CommentText"/>
      </w:pPr>
      <w:r>
        <w:rPr>
          <w:rStyle w:val="CommentReference"/>
        </w:rPr>
        <w:annotationRef/>
      </w:r>
      <w:r>
        <w:t>Avoid unnecessary language like this. It’s called “</w:t>
      </w:r>
      <w:proofErr w:type="spellStart"/>
      <w:r>
        <w:t>metadiscourse</w:t>
      </w:r>
      <w:proofErr w:type="spellEnd"/>
      <w:r>
        <w:t>” and distracts from the main point.</w:t>
      </w:r>
    </w:p>
  </w:comment>
  <w:comment w:id="63" w:author="Julian" w:date="2018-03-02T17:53:00Z" w:initials="J">
    <w:p w14:paraId="3FC0CBD4" w14:textId="77777777" w:rsidR="006D4A0A" w:rsidRPr="00813EA8" w:rsidRDefault="006D4A0A">
      <w:pPr>
        <w:pStyle w:val="CommentText"/>
      </w:pPr>
      <w:r>
        <w:rPr>
          <w:rStyle w:val="CommentReference"/>
        </w:rPr>
        <w:annotationRef/>
      </w:r>
      <w:proofErr w:type="spellStart"/>
      <w:r>
        <w:rPr>
          <w:b/>
        </w:rPr>
        <w:t>Ack</w:t>
      </w:r>
      <w:proofErr w:type="spellEnd"/>
      <w:r>
        <w:rPr>
          <w:b/>
        </w:rPr>
        <w:t xml:space="preserve">! </w:t>
      </w:r>
      <w:r w:rsidRPr="00813EA8">
        <w:rPr>
          <w:b/>
        </w:rPr>
        <w:t>What about goal 5!!!!</w:t>
      </w:r>
      <w:r>
        <w:rPr>
          <w:b/>
        </w:rPr>
        <w:t xml:space="preserve"> </w:t>
      </w:r>
      <w:r>
        <w:t>Explain what the basic requirements are of a MF system! This is really important.</w:t>
      </w:r>
    </w:p>
  </w:comment>
  <w:comment w:id="64" w:author="Julian" w:date="2018-03-02T17:56:00Z" w:initials="J">
    <w:p w14:paraId="62586126" w14:textId="77777777" w:rsidR="006D4A0A" w:rsidRDefault="006D4A0A">
      <w:pPr>
        <w:pStyle w:val="CommentText"/>
      </w:pPr>
      <w:r>
        <w:rPr>
          <w:rStyle w:val="CommentReference"/>
        </w:rPr>
        <w:annotationRef/>
      </w:r>
      <w:r>
        <w:t>Where’s the evidence for this? Don’t just use my word for it. This is an important technical design consideration. There are papers specifically addressing this issue. Find them, read them, and cite them! The choice of frequency isn’t discussed anywhere else in depth.</w:t>
      </w:r>
    </w:p>
  </w:comment>
  <w:comment w:id="65" w:author="Julian" w:date="2018-03-02T17:58:00Z" w:initials="J">
    <w:p w14:paraId="7393E68A" w14:textId="77777777" w:rsidR="006D4A0A" w:rsidRDefault="006D4A0A">
      <w:pPr>
        <w:pStyle w:val="CommentText"/>
      </w:pPr>
      <w:r>
        <w:rPr>
          <w:rStyle w:val="CommentReference"/>
        </w:rPr>
        <w:annotationRef/>
      </w:r>
      <w:r>
        <w:t>Excellent. Always point the reader toward more information if what you’ve said seems like it’s a claim that requires evidence. While I was reading the previous two sentences, I was thinking “I’d like to see evidence that your claim is true.”</w:t>
      </w:r>
    </w:p>
  </w:comment>
  <w:comment w:id="66" w:author="Julian" w:date="2018-03-02T18:02:00Z" w:initials="J">
    <w:p w14:paraId="0C002004" w14:textId="77777777" w:rsidR="006D4A0A" w:rsidRDefault="006D4A0A">
      <w:pPr>
        <w:pStyle w:val="CommentText"/>
      </w:pPr>
      <w:r>
        <w:rPr>
          <w:rStyle w:val="CommentReference"/>
        </w:rPr>
        <w:annotationRef/>
      </w:r>
      <w:r>
        <w:t xml:space="preserve">I hope you address somewhere later on specifically how 200 </w:t>
      </w:r>
      <w:proofErr w:type="spellStart"/>
      <w:r>
        <w:t>ksps</w:t>
      </w:r>
      <w:proofErr w:type="spellEnd"/>
      <w:r>
        <w:t xml:space="preserve"> is suitable for a 150 MHz CW signal.</w:t>
      </w:r>
    </w:p>
  </w:comment>
  <w:comment w:id="70" w:author="Julian" w:date="2018-03-02T18:01:00Z" w:initials="J">
    <w:p w14:paraId="7BD8F1DF" w14:textId="77777777" w:rsidR="006D4A0A" w:rsidRDefault="006D4A0A">
      <w:pPr>
        <w:pStyle w:val="CommentText"/>
      </w:pPr>
      <w:r>
        <w:rPr>
          <w:rStyle w:val="CommentReference"/>
        </w:rPr>
        <w:annotationRef/>
      </w:r>
      <w:proofErr w:type="gramStart"/>
      <w:r>
        <w:t>kB</w:t>
      </w:r>
      <w:proofErr w:type="gramEnd"/>
      <w:r>
        <w:t xml:space="preserve"> not Kb</w:t>
      </w:r>
    </w:p>
  </w:comment>
  <w:comment w:id="71" w:author="Julian" w:date="2018-03-02T18:04:00Z" w:initials="J">
    <w:p w14:paraId="4CC3EF99" w14:textId="77777777" w:rsidR="006D4A0A" w:rsidRDefault="006D4A0A">
      <w:pPr>
        <w:pStyle w:val="CommentText"/>
      </w:pPr>
      <w:r>
        <w:rPr>
          <w:rStyle w:val="CommentReference"/>
        </w:rPr>
        <w:annotationRef/>
      </w:r>
      <w:r>
        <w:t>You don’t specifically refer to this figure in the text! Figures cannot be orphans! Simply refer to it in the text below.</w:t>
      </w:r>
    </w:p>
  </w:comment>
  <w:comment w:id="73" w:author="Julian" w:date="2018-03-02T19:55:00Z" w:initials="J">
    <w:p w14:paraId="13CB9687" w14:textId="77777777" w:rsidR="006D4A0A" w:rsidRDefault="006D4A0A">
      <w:pPr>
        <w:pStyle w:val="CommentText"/>
      </w:pPr>
      <w:r>
        <w:rPr>
          <w:rStyle w:val="CommentReference"/>
        </w:rPr>
        <w:annotationRef/>
      </w:r>
      <w:r>
        <w:t>Why did you make this decision? What are the issues with doing this? Others have used RF switches before in localization systems and generated harmonically rich signals to analyze rather than reconstructed waveforms. Why do they do this? Why have you chosen not to do this?</w:t>
      </w:r>
    </w:p>
  </w:comment>
  <w:comment w:id="74" w:author="Julian" w:date="2018-03-02T18:07:00Z" w:initials="J">
    <w:p w14:paraId="045A79A3" w14:textId="77777777" w:rsidR="006D4A0A" w:rsidRDefault="006D4A0A">
      <w:pPr>
        <w:pStyle w:val="CommentText"/>
      </w:pPr>
      <w:r>
        <w:rPr>
          <w:rStyle w:val="CommentReference"/>
        </w:rPr>
        <w:annotationRef/>
      </w:r>
      <w:r>
        <w:t>Subject verb agreement: solutions - are</w:t>
      </w:r>
    </w:p>
  </w:comment>
  <w:comment w:id="77" w:author="Julian" w:date="2018-03-02T18:08:00Z" w:initials="J">
    <w:p w14:paraId="1DF9055C" w14:textId="77777777" w:rsidR="006D4A0A" w:rsidRDefault="006D4A0A">
      <w:pPr>
        <w:pStyle w:val="CommentText"/>
      </w:pPr>
      <w:r>
        <w:rPr>
          <w:rStyle w:val="CommentReference"/>
        </w:rPr>
        <w:annotationRef/>
      </w:r>
      <w:r>
        <w:t>That means any parasitic effects of the RF switch will be amplified though… Seems like a tradeoff to me.</w:t>
      </w:r>
    </w:p>
  </w:comment>
  <w:comment w:id="78" w:author="Julian" w:date="2018-03-02T18:10:00Z" w:initials="J">
    <w:p w14:paraId="754F552A" w14:textId="77777777" w:rsidR="006D4A0A" w:rsidRDefault="006D4A0A">
      <w:pPr>
        <w:pStyle w:val="CommentText"/>
      </w:pPr>
      <w:r>
        <w:rPr>
          <w:rStyle w:val="CommentReference"/>
        </w:rPr>
        <w:annotationRef/>
      </w:r>
      <w:r>
        <w:t>Introduce I and Q acronyms here if you use them later</w:t>
      </w:r>
    </w:p>
  </w:comment>
  <w:comment w:id="81" w:author="Julian" w:date="2018-03-02T18:12:00Z" w:initials="J">
    <w:p w14:paraId="7F8315AE" w14:textId="34FEB284" w:rsidR="006D4A0A" w:rsidRDefault="006D4A0A">
      <w:pPr>
        <w:pStyle w:val="CommentText"/>
      </w:pPr>
      <w:r>
        <w:rPr>
          <w:rStyle w:val="CommentReference"/>
        </w:rPr>
        <w:annotationRef/>
      </w:r>
      <w:r>
        <w:t>I thought our specifications are for 150 MHz – 300 MHz, which is VHF and UHF</w:t>
      </w:r>
      <w:r w:rsidR="0004297B">
        <w:t>;</w:t>
      </w:r>
    </w:p>
    <w:p w14:paraId="42BF03B9" w14:textId="77777777" w:rsidR="0004297B" w:rsidRDefault="0004297B">
      <w:pPr>
        <w:pStyle w:val="CommentText"/>
      </w:pPr>
    </w:p>
    <w:p w14:paraId="2A13316B" w14:textId="7F40405E" w:rsidR="0004297B" w:rsidRDefault="0004297B">
      <w:pPr>
        <w:pStyle w:val="CommentText"/>
      </w:pPr>
      <w:r>
        <w:t>What other aspects of the antenna are important? These antennas will be a part of a three element array. What does that do to the design choice?</w:t>
      </w:r>
    </w:p>
  </w:comment>
  <w:comment w:id="82" w:author="Julian" w:date="2018-03-05T20:21:00Z" w:initials="J">
    <w:p w14:paraId="4C25796E" w14:textId="386F5DA4" w:rsidR="0004297B" w:rsidRDefault="0004297B">
      <w:pPr>
        <w:pStyle w:val="CommentText"/>
      </w:pPr>
      <w:r>
        <w:rPr>
          <w:rStyle w:val="CommentReference"/>
        </w:rPr>
        <w:annotationRef/>
      </w:r>
      <w:r>
        <w:t>Really? I would have thought insertion loss and isolation parameters were mainly intrinsic to the switch being used.</w:t>
      </w:r>
    </w:p>
  </w:comment>
  <w:comment w:id="83" w:author="Julian" w:date="2018-03-02T18:19:00Z" w:initials="J">
    <w:p w14:paraId="62E3A3ED" w14:textId="553E2530" w:rsidR="006D4A0A" w:rsidRDefault="006D4A0A">
      <w:pPr>
        <w:pStyle w:val="CommentText"/>
      </w:pPr>
      <w:r>
        <w:rPr>
          <w:rStyle w:val="CommentReference"/>
        </w:rPr>
        <w:annotationRef/>
      </w:r>
      <w:r>
        <w:t xml:space="preserve">Expand on this. What are the potential problems </w:t>
      </w:r>
      <w:r w:rsidR="0004297B">
        <w:t>of chaining</w:t>
      </w:r>
      <w:r>
        <w:t>? Refer to figure 4 and explain where “chaining” can be seen.</w:t>
      </w:r>
    </w:p>
  </w:comment>
  <w:comment w:id="91" w:author="Julian" w:date="2018-03-02T18:14:00Z" w:initials="J">
    <w:p w14:paraId="5214B4B5" w14:textId="77777777" w:rsidR="006D4A0A" w:rsidRDefault="006D4A0A">
      <w:pPr>
        <w:pStyle w:val="CommentText"/>
      </w:pPr>
      <w:r>
        <w:rPr>
          <w:rStyle w:val="CommentReference"/>
        </w:rPr>
        <w:annotationRef/>
      </w:r>
      <w:r>
        <w:t>Great! This diagram does a great job at helping me to visualize the design.</w:t>
      </w:r>
    </w:p>
    <w:p w14:paraId="7F655606" w14:textId="77777777" w:rsidR="006D4A0A" w:rsidRDefault="006D4A0A">
      <w:pPr>
        <w:pStyle w:val="CommentText"/>
      </w:pPr>
    </w:p>
    <w:p w14:paraId="6DA20EF3" w14:textId="09631882" w:rsidR="006D4A0A" w:rsidRDefault="006D4A0A">
      <w:pPr>
        <w:pStyle w:val="CommentText"/>
      </w:pPr>
      <w:r>
        <w:t>It also helps me to formalize my thoughts about why this design may be very problematic. Notice that Antennas 1 and 2 go through 2 switches, whereas antenna 3 goes through only one. This will inevitably lead to differences in isolation and insertion loss between the antennas, and will therefore likely result in uneven sensitivities. I very much want to see if this can be addressed</w:t>
      </w:r>
      <w:r w:rsidR="00471D42">
        <w:t>, and I’d like to see how others have dealt with the problem.</w:t>
      </w:r>
    </w:p>
  </w:comment>
  <w:comment w:id="92" w:author="Julian" w:date="2018-03-02T18:26:00Z" w:initials="J">
    <w:p w14:paraId="7D247A55" w14:textId="77777777" w:rsidR="006D4A0A" w:rsidRDefault="006D4A0A">
      <w:pPr>
        <w:pStyle w:val="CommentText"/>
      </w:pPr>
      <w:r>
        <w:rPr>
          <w:rStyle w:val="CommentReference"/>
        </w:rPr>
        <w:annotationRef/>
      </w:r>
      <w:r>
        <w:t>Refer to figure 4!!!</w:t>
      </w:r>
    </w:p>
  </w:comment>
  <w:comment w:id="95" w:author="Julian" w:date="2018-03-02T18:25:00Z" w:initials="J">
    <w:p w14:paraId="7B760B08" w14:textId="77777777" w:rsidR="006D4A0A" w:rsidRDefault="006D4A0A">
      <w:pPr>
        <w:pStyle w:val="CommentText"/>
      </w:pPr>
      <w:r>
        <w:rPr>
          <w:rStyle w:val="CommentReference"/>
        </w:rPr>
        <w:annotationRef/>
      </w:r>
      <w:r>
        <w:t>Good</w:t>
      </w:r>
    </w:p>
  </w:comment>
  <w:comment w:id="96" w:author="Julian" w:date="2018-03-02T18:28:00Z" w:initials="J">
    <w:p w14:paraId="7A92315B" w14:textId="77777777" w:rsidR="006D4A0A" w:rsidRDefault="006D4A0A">
      <w:pPr>
        <w:pStyle w:val="CommentText"/>
      </w:pPr>
      <w:r>
        <w:rPr>
          <w:rStyle w:val="CommentReference"/>
        </w:rPr>
        <w:annotationRef/>
      </w:r>
      <w:r>
        <w:t>This belongs in the AOA calculation section. It’s not a part of the CC1310’s duties, nor does it fit within the heading of I/Q extraction!</w:t>
      </w:r>
    </w:p>
  </w:comment>
  <w:comment w:id="107" w:author="Julian" w:date="2018-03-02T18:31:00Z" w:initials="J">
    <w:p w14:paraId="557C6F36" w14:textId="77777777" w:rsidR="006D4A0A" w:rsidRDefault="006D4A0A">
      <w:pPr>
        <w:pStyle w:val="CommentText"/>
      </w:pPr>
      <w:r>
        <w:rPr>
          <w:rStyle w:val="CommentReference"/>
        </w:rPr>
        <w:annotationRef/>
      </w:r>
      <w:r>
        <w:t>!</w:t>
      </w:r>
    </w:p>
  </w:comment>
  <w:comment w:id="110" w:author="Julian" w:date="2018-03-02T18:31:00Z" w:initials="J">
    <w:p w14:paraId="21C34DE6" w14:textId="77777777" w:rsidR="006D4A0A" w:rsidRDefault="006D4A0A">
      <w:pPr>
        <w:pStyle w:val="CommentText"/>
      </w:pPr>
      <w:r>
        <w:rPr>
          <w:rStyle w:val="CommentReference"/>
        </w:rPr>
        <w:annotationRef/>
      </w:r>
      <w:r>
        <w:t>Range?</w:t>
      </w:r>
    </w:p>
  </w:comment>
  <w:comment w:id="113" w:author="Julian" w:date="2018-03-02T18:31:00Z" w:initials="J">
    <w:p w14:paraId="5C903DE1" w14:textId="77777777" w:rsidR="006D4A0A" w:rsidRDefault="006D4A0A">
      <w:pPr>
        <w:pStyle w:val="CommentText"/>
      </w:pPr>
      <w:r>
        <w:rPr>
          <w:rStyle w:val="CommentReference"/>
        </w:rPr>
        <w:annotationRef/>
      </w:r>
      <w:r>
        <w:t>Why? Explain. Is it only because there are fewer lines or are there other reasons.</w:t>
      </w:r>
    </w:p>
  </w:comment>
  <w:comment w:id="117" w:author="Julian" w:date="2018-03-02T18:33:00Z" w:initials="J">
    <w:p w14:paraId="24A2CBF6" w14:textId="77777777" w:rsidR="006D4A0A" w:rsidRDefault="006D4A0A">
      <w:pPr>
        <w:pStyle w:val="CommentText"/>
      </w:pPr>
      <w:r>
        <w:rPr>
          <w:rStyle w:val="CommentReference"/>
        </w:rPr>
        <w:annotationRef/>
      </w:r>
      <w:r>
        <w:t>Be specific</w:t>
      </w:r>
    </w:p>
  </w:comment>
  <w:comment w:id="122" w:author="Julian" w:date="2018-03-02T18:35:00Z" w:initials="J">
    <w:p w14:paraId="14777370" w14:textId="77777777" w:rsidR="006D4A0A" w:rsidRDefault="006D4A0A">
      <w:pPr>
        <w:pStyle w:val="CommentText"/>
      </w:pPr>
      <w:r>
        <w:rPr>
          <w:rStyle w:val="CommentReference"/>
        </w:rPr>
        <w:annotationRef/>
      </w:r>
      <w:r>
        <w:t>Explain how the simulations will be set up if this isn’t specifically addressed later.</w:t>
      </w:r>
    </w:p>
  </w:comment>
  <w:comment w:id="124" w:author="Julian" w:date="2018-03-02T18:36:00Z" w:initials="J">
    <w:p w14:paraId="459445B6" w14:textId="77777777" w:rsidR="006D4A0A" w:rsidRDefault="006D4A0A">
      <w:pPr>
        <w:pStyle w:val="CommentText"/>
      </w:pPr>
      <w:r>
        <w:rPr>
          <w:rStyle w:val="CommentReference"/>
        </w:rPr>
        <w:annotationRef/>
      </w:r>
      <w:r>
        <w:t>This contradicts the previous action plan you laid out! I thought you were doing simulations first. Why go with UART when it’s not clear that it’s going to be sufficient? That would be wasted effort if we have to go with SPI.</w:t>
      </w:r>
    </w:p>
  </w:comment>
  <w:comment w:id="127" w:author="Julian" w:date="2018-03-02T18:37:00Z" w:initials="J">
    <w:p w14:paraId="64432F88" w14:textId="77777777" w:rsidR="006D4A0A" w:rsidRDefault="006D4A0A">
      <w:pPr>
        <w:pStyle w:val="CommentText"/>
      </w:pPr>
      <w:r>
        <w:rPr>
          <w:rStyle w:val="CommentReference"/>
        </w:rPr>
        <w:annotationRef/>
      </w:r>
      <w:r>
        <w:t>You’ve already stated this.</w:t>
      </w:r>
    </w:p>
  </w:comment>
  <w:comment w:id="131" w:author="Julian" w:date="2018-03-02T18:38:00Z" w:initials="J">
    <w:p w14:paraId="00835B23" w14:textId="77777777" w:rsidR="006D4A0A" w:rsidRDefault="006D4A0A">
      <w:pPr>
        <w:pStyle w:val="CommentText"/>
      </w:pPr>
      <w:r>
        <w:rPr>
          <w:rStyle w:val="CommentReference"/>
        </w:rPr>
        <w:annotationRef/>
      </w:r>
      <w:r>
        <w:t>Be specific!</w:t>
      </w:r>
    </w:p>
  </w:comment>
  <w:comment w:id="151" w:author="Julian" w:date="2018-03-02T18:41:00Z" w:initials="J">
    <w:p w14:paraId="4A4C0250" w14:textId="77777777" w:rsidR="006D4A0A" w:rsidRDefault="006D4A0A">
      <w:pPr>
        <w:pStyle w:val="CommentText"/>
      </w:pPr>
      <w:r>
        <w:rPr>
          <w:rStyle w:val="CommentReference"/>
        </w:rPr>
        <w:annotationRef/>
      </w:r>
      <w:r>
        <w:t>I don’t understand what this means</w:t>
      </w:r>
    </w:p>
  </w:comment>
  <w:comment w:id="152" w:author="Julian" w:date="2018-03-02T18:45:00Z" w:initials="J">
    <w:p w14:paraId="6101A488" w14:textId="77777777" w:rsidR="006D4A0A" w:rsidRDefault="006D4A0A">
      <w:pPr>
        <w:pStyle w:val="CommentText"/>
      </w:pPr>
      <w:r>
        <w:rPr>
          <w:rStyle w:val="CommentReference"/>
        </w:rPr>
        <w:annotationRef/>
      </w:r>
      <w:r>
        <w:t>Is this what you mean?</w:t>
      </w:r>
    </w:p>
  </w:comment>
  <w:comment w:id="164" w:author="Julian" w:date="2018-03-02T18:45:00Z" w:initials="J">
    <w:p w14:paraId="1711E92C" w14:textId="77777777" w:rsidR="006D4A0A" w:rsidRDefault="006D4A0A">
      <w:pPr>
        <w:pStyle w:val="CommentText"/>
      </w:pPr>
      <w:r>
        <w:rPr>
          <w:rStyle w:val="CommentReference"/>
        </w:rPr>
        <w:annotationRef/>
      </w:r>
      <w:r>
        <w:t>!</w:t>
      </w:r>
    </w:p>
  </w:comment>
  <w:comment w:id="165" w:author="Julian" w:date="2018-03-02T18:46:00Z" w:initials="J">
    <w:p w14:paraId="252B08D0" w14:textId="77777777" w:rsidR="006D4A0A" w:rsidRDefault="006D4A0A">
      <w:pPr>
        <w:pStyle w:val="CommentText"/>
      </w:pPr>
      <w:r>
        <w:rPr>
          <w:rStyle w:val="CommentReference"/>
        </w:rPr>
        <w:annotationRef/>
      </w:r>
      <w:r>
        <w:t>This citation format doesn’t match the formatting before it.</w:t>
      </w:r>
    </w:p>
  </w:comment>
  <w:comment w:id="179" w:author="Julian" w:date="2018-03-02T18:56:00Z" w:initials="J">
    <w:p w14:paraId="6D80E5FC" w14:textId="77777777" w:rsidR="006D4A0A" w:rsidRDefault="006D4A0A">
      <w:pPr>
        <w:pStyle w:val="CommentText"/>
      </w:pPr>
      <w:r>
        <w:rPr>
          <w:rStyle w:val="CommentReference"/>
        </w:rPr>
        <w:annotationRef/>
      </w:r>
      <w:r>
        <w:t>!</w:t>
      </w:r>
    </w:p>
  </w:comment>
  <w:comment w:id="178" w:author="Julian" w:date="2018-03-02T18:57:00Z" w:initials="J">
    <w:p w14:paraId="0503EFF5" w14:textId="0BE67A60" w:rsidR="006D4A0A" w:rsidRDefault="006D4A0A">
      <w:pPr>
        <w:pStyle w:val="CommentText"/>
      </w:pPr>
      <w:r>
        <w:rPr>
          <w:rStyle w:val="CommentReference"/>
        </w:rPr>
        <w:annotationRef/>
      </w:r>
      <w:r>
        <w:t xml:space="preserve">Think ahead to the whole system for Phase I, and then the final system (Phase III). Why is this important? In no case in Phase I will we be able to use a single ground node’s data to triangulate, and with two receivers </w:t>
      </w:r>
      <w:r w:rsidR="00BD02B9">
        <w:t xml:space="preserve">isn’t quadrant ambiguity </w:t>
      </w:r>
      <w:r>
        <w:t>eliminated</w:t>
      </w:r>
      <w:r w:rsidR="00BD02B9">
        <w:t>? Or am I incorrect about this?</w:t>
      </w:r>
      <w:r>
        <w:t xml:space="preserve"> For phase III we could potentially obtain a fix with a single ground node, but then the quadrant ambiguity issue would be important. I’d acknowledge at least some of this here.</w:t>
      </w:r>
    </w:p>
  </w:comment>
  <w:comment w:id="181" w:author="Julian" w:date="2018-03-02T19:04:00Z" w:initials="J">
    <w:p w14:paraId="031943C7" w14:textId="77777777" w:rsidR="006D4A0A" w:rsidRDefault="006D4A0A">
      <w:pPr>
        <w:pStyle w:val="CommentText"/>
      </w:pPr>
      <w:r>
        <w:rPr>
          <w:rStyle w:val="CommentReference"/>
        </w:rPr>
        <w:annotationRef/>
      </w:r>
      <w:r>
        <w:t>Figure 8</w:t>
      </w:r>
    </w:p>
  </w:comment>
  <w:comment w:id="182" w:author="Julian" w:date="2018-03-02T19:05:00Z" w:initials="J">
    <w:p w14:paraId="7B49DE7D" w14:textId="77777777" w:rsidR="006D4A0A" w:rsidRDefault="006D4A0A">
      <w:pPr>
        <w:pStyle w:val="CommentText"/>
      </w:pPr>
      <w:r>
        <w:rPr>
          <w:rStyle w:val="CommentReference"/>
        </w:rPr>
        <w:annotationRef/>
      </w:r>
      <w:r>
        <w:t>We wouldn’t want to include all of those frequencies though would we?</w:t>
      </w:r>
    </w:p>
  </w:comment>
  <w:comment w:id="190" w:author="Julian" w:date="2018-03-02T19:09:00Z" w:initials="J">
    <w:p w14:paraId="5BE96044" w14:textId="77777777" w:rsidR="006D4A0A" w:rsidRDefault="006D4A0A">
      <w:pPr>
        <w:pStyle w:val="CommentText"/>
      </w:pPr>
      <w:r>
        <w:rPr>
          <w:rStyle w:val="CommentReference"/>
        </w:rPr>
        <w:annotationRef/>
      </w:r>
      <w:r>
        <w:t>Why? This is important. What leads you to this conclusion? Since we can design our system to avoid having to worry about distance ambiguity, and quadrant ambiguity is only an issue in a very few instances, it’s important that we understand the potential negative consequences of such a system.</w:t>
      </w:r>
    </w:p>
    <w:p w14:paraId="231EEF0A" w14:textId="77777777" w:rsidR="006D4A0A" w:rsidRDefault="006D4A0A">
      <w:pPr>
        <w:pStyle w:val="CommentText"/>
      </w:pPr>
    </w:p>
    <w:p w14:paraId="74C52068" w14:textId="77777777" w:rsidR="006D4A0A" w:rsidRDefault="006D4A0A">
      <w:pPr>
        <w:pStyle w:val="CommentText"/>
      </w:pPr>
      <w:r>
        <w:t>Antennas are not transparent to RF signals (by design), which means that a signal passing through one antenna’s field on its way to another is going to be attenuated with respect to a signal not passing through that first antenna. If the antennas do not all have the same spatial geometry with respect to one another in a 2D horizontal plane (think equilateral arrangement) our detection sensitivity will change with the true angle of arrival, and that could be disastrous.</w:t>
      </w:r>
    </w:p>
  </w:comment>
  <w:comment w:id="191" w:author="Julian" w:date="2018-03-02T19:25:00Z" w:initials="J">
    <w:p w14:paraId="49792473" w14:textId="77777777" w:rsidR="006D4A0A" w:rsidRDefault="006D4A0A">
      <w:pPr>
        <w:pStyle w:val="CommentText"/>
      </w:pPr>
      <w:r>
        <w:rPr>
          <w:rStyle w:val="CommentReference"/>
        </w:rPr>
        <w:annotationRef/>
      </w:r>
      <w:r>
        <w:t xml:space="preserve">I’d argue, for all the reasons we discussed in our meeting, that this is not a recommendable idea. </w:t>
      </w:r>
    </w:p>
  </w:comment>
  <w:comment w:id="192" w:author="Julian" w:date="2018-03-02T19:28:00Z" w:initials="J">
    <w:p w14:paraId="4778348E" w14:textId="77777777" w:rsidR="006D4A0A" w:rsidRDefault="006D4A0A">
      <w:pPr>
        <w:pStyle w:val="CommentText"/>
      </w:pPr>
      <w:r>
        <w:rPr>
          <w:rStyle w:val="CommentReference"/>
        </w:rPr>
        <w:annotationRef/>
      </w:r>
      <w:r>
        <w:t>I think this is a poor design choice. Our mobile nodes will be using whip antennas and therefore their signals will be highly directional. That means that the receiving antennas will not “see” the same signal as intended. Also, such a setup is very clunky and unlikely to be robust. A beacon-based localization system exists, but its technical details and functionality are not referenced here. I want to see that you have read about and understood the technical challenges of a beacon-based system, and because none have been referenced I remain unconvinced.</w:t>
      </w:r>
    </w:p>
  </w:comment>
  <w:comment w:id="193" w:author="Julian" w:date="2018-03-02T19:35:00Z" w:initials="J">
    <w:p w14:paraId="69851130" w14:textId="77777777" w:rsidR="006D4A0A" w:rsidRDefault="006D4A0A">
      <w:pPr>
        <w:pStyle w:val="CommentText"/>
      </w:pPr>
      <w:r>
        <w:rPr>
          <w:rStyle w:val="CommentReference"/>
        </w:rPr>
        <w:annotationRef/>
      </w:r>
      <w:r>
        <w:t>The same argument could be made for a beacon system. The question is how does a LFM equalization approach compare to a beacon approach?</w:t>
      </w:r>
    </w:p>
  </w:comment>
  <w:comment w:id="196" w:author="Julian" w:date="2018-03-02T19:37:00Z" w:initials="J">
    <w:p w14:paraId="30F143F7" w14:textId="77777777" w:rsidR="006D4A0A" w:rsidRDefault="006D4A0A">
      <w:pPr>
        <w:pStyle w:val="CommentText"/>
      </w:pPr>
      <w:r>
        <w:rPr>
          <w:rStyle w:val="CommentReference"/>
        </w:rPr>
        <w:annotationRef/>
      </w:r>
      <w:r>
        <w:t xml:space="preserve">I disagree. Find a study to back up this claim. </w:t>
      </w:r>
    </w:p>
    <w:p w14:paraId="32C9394B" w14:textId="77777777" w:rsidR="006D4A0A" w:rsidRDefault="006D4A0A">
      <w:pPr>
        <w:pStyle w:val="CommentText"/>
      </w:pPr>
    </w:p>
    <w:p w14:paraId="6CA7AE90" w14:textId="77777777" w:rsidR="006D4A0A" w:rsidRDefault="006D4A0A">
      <w:pPr>
        <w:pStyle w:val="CommentText"/>
      </w:pPr>
      <w:r>
        <w:t xml:space="preserve">In the case that an LFM signal was delivered at the bases of two antennas, one separated from the RF switch by 1m and the other by 2 m, we could still calibrate those signals as long as the LFM signal was switched in as close to each antenna as possible, and those antennas were very close to each other in design tolerances. This would not account for differences in the phase centers of the antennas, but it would in the wire lengths. </w:t>
      </w:r>
    </w:p>
    <w:p w14:paraId="77E0AC9E" w14:textId="77777777" w:rsidR="006D4A0A" w:rsidRDefault="006D4A0A">
      <w:pPr>
        <w:pStyle w:val="CommentText"/>
      </w:pPr>
    </w:p>
    <w:p w14:paraId="014B0F3B" w14:textId="77777777" w:rsidR="006D4A0A" w:rsidRDefault="006D4A0A">
      <w:pPr>
        <w:pStyle w:val="CommentText"/>
      </w:pPr>
      <w:r>
        <w:t xml:space="preserve">The question is whether the sloppiness in the beacon’s RF </w:t>
      </w:r>
      <w:proofErr w:type="spellStart"/>
      <w:r>
        <w:t>wavefront</w:t>
      </w:r>
      <w:proofErr w:type="spellEnd"/>
      <w:r>
        <w:t xml:space="preserve"> would be greater or less than the sloppiness in the multiple antennas phase centers.</w:t>
      </w:r>
    </w:p>
  </w:comment>
  <w:comment w:id="197" w:author="Julian" w:date="2018-03-02T22:58:00Z" w:initials="J">
    <w:p w14:paraId="3793F837" w14:textId="77777777" w:rsidR="008F39B5" w:rsidRDefault="008F39B5">
      <w:pPr>
        <w:pStyle w:val="CommentText"/>
      </w:pPr>
      <w:r>
        <w:rPr>
          <w:rStyle w:val="CommentReference"/>
        </w:rPr>
        <w:annotationRef/>
      </w:r>
      <w:r>
        <w:t>Where will testing be discussed and developed? Guerin et al provide a good example of standardized test sets to evaluate the function of the system. Two such standard tests are 1) average certainty that the best AOA estimate is the true AOA and 2) average error of AOA, both as they relate to various factors like range, noise, antenna separation, sample rate, carrier frequency, etc.</w:t>
      </w:r>
    </w:p>
  </w:comment>
  <w:comment w:id="198" w:author="Julian" w:date="2018-03-02T19:52:00Z" w:initials="J">
    <w:p w14:paraId="42A62F25" w14:textId="77777777" w:rsidR="006D4A0A" w:rsidRDefault="006D4A0A">
      <w:pPr>
        <w:pStyle w:val="CommentText"/>
      </w:pPr>
      <w:r>
        <w:rPr>
          <w:rStyle w:val="CommentReference"/>
        </w:rPr>
        <w:annotationRef/>
      </w:r>
      <w:r>
        <w:t>Great! Describe the plan for this simulation. What will you measure?</w:t>
      </w:r>
    </w:p>
  </w:comment>
  <w:comment w:id="199" w:author="Julian" w:date="2018-03-02T19:52:00Z" w:initials="J">
    <w:p w14:paraId="7C6B8996" w14:textId="77777777" w:rsidR="006D4A0A" w:rsidRDefault="006D4A0A">
      <w:pPr>
        <w:pStyle w:val="CommentText"/>
      </w:pPr>
      <w:r>
        <w:rPr>
          <w:rStyle w:val="CommentReference"/>
        </w:rPr>
        <w:annotationRef/>
      </w:r>
      <w:r>
        <w:t>Figure 10!</w:t>
      </w:r>
    </w:p>
  </w:comment>
  <w:comment w:id="200" w:author="Julian" w:date="2018-03-02T20:14:00Z" w:initials="J">
    <w:p w14:paraId="448A35F4" w14:textId="77777777" w:rsidR="006D4A0A" w:rsidRDefault="006D4A0A">
      <w:pPr>
        <w:pStyle w:val="CommentText"/>
      </w:pPr>
      <w:r>
        <w:rPr>
          <w:rStyle w:val="CommentReference"/>
        </w:rPr>
        <w:annotationRef/>
      </w:r>
      <w:r>
        <w:t>What if he doesn’t respond? Avoid placing responsibility on others outside the group. Consultation is highly encouraged, but our progress cannot depend on it.</w:t>
      </w:r>
    </w:p>
  </w:comment>
  <w:comment w:id="201" w:author="Julian" w:date="2018-03-02T20:15:00Z" w:initials="J">
    <w:p w14:paraId="0544B23A" w14:textId="77777777" w:rsidR="006D4A0A" w:rsidRDefault="006D4A0A">
      <w:pPr>
        <w:pStyle w:val="CommentText"/>
      </w:pPr>
      <w:r>
        <w:rPr>
          <w:rStyle w:val="CommentReference"/>
        </w:rPr>
        <w:annotationRef/>
      </w:r>
      <w:r>
        <w:t xml:space="preserve">I don’t understand what this means. Minimizing quantization error? </w:t>
      </w:r>
    </w:p>
  </w:comment>
  <w:comment w:id="203" w:author="Julian" w:date="2018-03-02T20:18:00Z" w:initials="J">
    <w:p w14:paraId="377613B8" w14:textId="77777777" w:rsidR="006D4A0A" w:rsidRDefault="006D4A0A">
      <w:pPr>
        <w:pStyle w:val="CommentText"/>
      </w:pPr>
      <w:r>
        <w:rPr>
          <w:rStyle w:val="CommentReference"/>
        </w:rPr>
        <w:annotationRef/>
      </w:r>
      <w:r>
        <w:t>Phase differences are a paired measure (i.e. waveform 1 and waveform 2), so you can’t have a difference for each waveform.</w:t>
      </w:r>
    </w:p>
  </w:comment>
  <w:comment w:id="208" w:author="Julian" w:date="2018-03-02T20:19:00Z" w:initials="J">
    <w:p w14:paraId="47DF399C" w14:textId="77777777" w:rsidR="006D4A0A" w:rsidRDefault="006D4A0A">
      <w:pPr>
        <w:pStyle w:val="CommentText"/>
      </w:pPr>
      <w:r>
        <w:rPr>
          <w:rStyle w:val="CommentReference"/>
        </w:rPr>
        <w:annotationRef/>
      </w:r>
      <w:r>
        <w:t>Future? Do you mean beyond the scope of this semester?</w:t>
      </w:r>
    </w:p>
  </w:comment>
  <w:comment w:id="210" w:author="Julian" w:date="2018-03-02T20:20:00Z" w:initials="J">
    <w:p w14:paraId="59B1DF40" w14:textId="77777777" w:rsidR="006D4A0A" w:rsidRDefault="006D4A0A">
      <w:pPr>
        <w:pStyle w:val="CommentText"/>
      </w:pPr>
      <w:r>
        <w:rPr>
          <w:rStyle w:val="CommentReference"/>
        </w:rPr>
        <w:annotationRef/>
      </w:r>
      <w:r>
        <w:t xml:space="preserve">This is a dirty word in a proposal. Hoping won’t produce results. Dr. </w:t>
      </w:r>
      <w:proofErr w:type="spellStart"/>
      <w:r>
        <w:t>Kan’s</w:t>
      </w:r>
      <w:proofErr w:type="spellEnd"/>
      <w:r>
        <w:t xml:space="preserve"> help may be instrumental, but, again, you need a plan if he doesn’t help out. </w:t>
      </w:r>
    </w:p>
  </w:comment>
  <w:comment w:id="211" w:author="Julian" w:date="2018-03-02T20:21:00Z" w:initials="J">
    <w:p w14:paraId="17CE8254" w14:textId="77777777" w:rsidR="006D4A0A" w:rsidRDefault="006D4A0A">
      <w:pPr>
        <w:pStyle w:val="CommentText"/>
      </w:pPr>
      <w:r>
        <w:rPr>
          <w:rStyle w:val="CommentReference"/>
        </w:rPr>
        <w:annotationRef/>
      </w:r>
      <w:r>
        <w:t>Explain what these are likely to look like. Can you generalize and make your own model?</w:t>
      </w:r>
    </w:p>
  </w:comment>
  <w:comment w:id="212" w:author="Julian" w:date="2018-03-02T20:24:00Z" w:initials="J">
    <w:p w14:paraId="686A8F74" w14:textId="77777777" w:rsidR="006D4A0A" w:rsidRDefault="006D4A0A">
      <w:pPr>
        <w:pStyle w:val="CommentText"/>
      </w:pPr>
      <w:r>
        <w:rPr>
          <w:rStyle w:val="CommentReference"/>
        </w:rPr>
        <w:annotationRef/>
      </w:r>
      <w:r>
        <w:t xml:space="preserve">This seems like a different section from the simulation discussion above. Try to reorganize so it flows better. </w:t>
      </w:r>
    </w:p>
  </w:comment>
  <w:comment w:id="213" w:author="Julian" w:date="2018-03-02T20:29:00Z" w:initials="J">
    <w:p w14:paraId="5B0E4528" w14:textId="77777777" w:rsidR="006D4A0A" w:rsidRDefault="006D4A0A">
      <w:pPr>
        <w:pStyle w:val="CommentText"/>
      </w:pPr>
      <w:r>
        <w:rPr>
          <w:rStyle w:val="CommentReference"/>
        </w:rPr>
        <w:annotationRef/>
      </w:r>
      <w:r>
        <w:t>NEVER make assumptions in engineering! The sampling rate will always have some error. What happens as that error increases?</w:t>
      </w:r>
    </w:p>
  </w:comment>
  <w:comment w:id="215" w:author="Julian" w:date="2018-03-02T20:30:00Z" w:initials="J">
    <w:p w14:paraId="4D7FFE93" w14:textId="77777777" w:rsidR="006D4A0A" w:rsidRDefault="006D4A0A">
      <w:pPr>
        <w:pStyle w:val="CommentText"/>
      </w:pPr>
      <w:r>
        <w:rPr>
          <w:rStyle w:val="CommentReference"/>
        </w:rPr>
        <w:annotationRef/>
      </w:r>
      <w:r>
        <w:t>Citation?</w:t>
      </w:r>
    </w:p>
  </w:comment>
  <w:comment w:id="214" w:author="Julian" w:date="2018-03-02T20:30:00Z" w:initials="J">
    <w:p w14:paraId="42562E96" w14:textId="77777777" w:rsidR="006D4A0A" w:rsidRDefault="006D4A0A">
      <w:pPr>
        <w:pStyle w:val="CommentText"/>
      </w:pPr>
      <w:r>
        <w:rPr>
          <w:rStyle w:val="CommentReference"/>
        </w:rPr>
        <w:annotationRef/>
      </w:r>
      <w:r>
        <w:t>You haven’t explained yet why we need to consider this. Include somewhere and explicit statement that the ADC can’t sample at 300 MHz, and is limited to several orders of magnitude below this rate.</w:t>
      </w:r>
    </w:p>
    <w:p w14:paraId="7F45FA85" w14:textId="77777777" w:rsidR="006D4A0A" w:rsidRDefault="006D4A0A">
      <w:pPr>
        <w:pStyle w:val="CommentText"/>
      </w:pPr>
    </w:p>
    <w:p w14:paraId="3AA8ABD7" w14:textId="77777777" w:rsidR="006D4A0A" w:rsidRDefault="006D4A0A">
      <w:pPr>
        <w:pStyle w:val="CommentText"/>
      </w:pPr>
      <w:r>
        <w:t>This approach may well work, but you need to explain what could be problematic about this approach. Effects of noise could be more problematic here than in other approaches. Will this be modeled? There are other studies that use an RF switch approach with multiple antennas. Why not address their findings? Don’t re-invent the wheel, use the work of others to make your decisions.</w:t>
      </w:r>
    </w:p>
  </w:comment>
  <w:comment w:id="221" w:author="Julian" w:date="2018-03-02T20:42:00Z" w:initials="J">
    <w:p w14:paraId="73D523C1" w14:textId="77777777" w:rsidR="006D4A0A" w:rsidRDefault="006D4A0A">
      <w:pPr>
        <w:pStyle w:val="CommentText"/>
      </w:pPr>
      <w:r>
        <w:rPr>
          <w:rStyle w:val="CommentReference"/>
        </w:rPr>
        <w:annotationRef/>
      </w:r>
      <w:r>
        <w:t xml:space="preserve">How constant? This whole approach falls apart if your statement is taken at face value since the transmissions will never be fully constant. </w:t>
      </w:r>
    </w:p>
  </w:comment>
  <w:comment w:id="222" w:author="Julian" w:date="2018-03-02T20:43:00Z" w:initials="J">
    <w:p w14:paraId="52C99C59" w14:textId="77777777" w:rsidR="006D4A0A" w:rsidRDefault="006D4A0A">
      <w:pPr>
        <w:pStyle w:val="CommentText"/>
      </w:pPr>
      <w:r>
        <w:rPr>
          <w:rStyle w:val="CommentReference"/>
        </w:rPr>
        <w:annotationRef/>
      </w:r>
      <w:r>
        <w:t xml:space="preserve">But this isn’t the main reason that this approach would still work. Isn’t it that each frequency will represent a narrowband signal (stable frequency)? </w:t>
      </w:r>
    </w:p>
    <w:p w14:paraId="1D5AA4BD" w14:textId="77777777" w:rsidR="00D32293" w:rsidRDefault="00D32293">
      <w:pPr>
        <w:pStyle w:val="CommentText"/>
      </w:pPr>
    </w:p>
    <w:p w14:paraId="396EAB72" w14:textId="44BAE196" w:rsidR="00D32293" w:rsidRDefault="00D32293">
      <w:pPr>
        <w:pStyle w:val="CommentText"/>
      </w:pPr>
      <w:r>
        <w:t>Also, you haven’t described the HMFCW approach elsewhere in sufficient detail for this to be clear.</w:t>
      </w:r>
    </w:p>
  </w:comment>
  <w:comment w:id="226" w:author="Julian" w:date="2018-03-05T20:53:00Z" w:initials="J">
    <w:p w14:paraId="506D0C9C" w14:textId="4EE29765" w:rsidR="00D32293" w:rsidRDefault="00D32293">
      <w:pPr>
        <w:pStyle w:val="CommentText"/>
      </w:pPr>
      <w:r>
        <w:rPr>
          <w:rStyle w:val="CommentReference"/>
        </w:rPr>
        <w:annotationRef/>
      </w:r>
      <w:r>
        <w:t>The mobile node or the ground node? This depends on the accuracy of the clocks on the mobile nodes and ground nodes.</w:t>
      </w:r>
    </w:p>
  </w:comment>
  <w:comment w:id="227" w:author="Julian" w:date="2018-03-02T21:01:00Z" w:initials="J">
    <w:p w14:paraId="1B7FD847" w14:textId="77777777" w:rsidR="006D4A0A" w:rsidRDefault="006D4A0A">
      <w:pPr>
        <w:pStyle w:val="CommentText"/>
      </w:pPr>
      <w:r>
        <w:rPr>
          <w:rStyle w:val="CommentReference"/>
        </w:rPr>
        <w:annotationRef/>
      </w:r>
      <w:r>
        <w:t xml:space="preserve">Remember that low-power modes almost always come with a reduction in clock frequency accuracy though. Be sure to weigh this against the power savings. We vitally need a stable clock, but low power on the ground nodes is of lesser concern. </w:t>
      </w:r>
    </w:p>
  </w:comment>
  <w:comment w:id="228" w:author="Julian" w:date="2018-03-02T21:04:00Z" w:initials="J">
    <w:p w14:paraId="1298DC62" w14:textId="77777777" w:rsidR="006D4A0A" w:rsidRDefault="006D4A0A">
      <w:pPr>
        <w:pStyle w:val="CommentText"/>
      </w:pPr>
      <w:r>
        <w:rPr>
          <w:rStyle w:val="CommentReference"/>
        </w:rPr>
        <w:annotationRef/>
      </w:r>
      <w:r>
        <w:t xml:space="preserve">I’m not sure this section really needs to be included here, as it seems more procedural than to concern any vital design considerations. </w:t>
      </w:r>
    </w:p>
  </w:comment>
  <w:comment w:id="229" w:author="Julian" w:date="2018-03-02T21:16:00Z" w:initials="J">
    <w:p w14:paraId="0D4B651C" w14:textId="77777777" w:rsidR="006D4A0A" w:rsidRDefault="006D4A0A">
      <w:pPr>
        <w:pStyle w:val="CommentText"/>
      </w:pPr>
      <w:r>
        <w:rPr>
          <w:rStyle w:val="CommentReference"/>
        </w:rPr>
        <w:annotationRef/>
      </w:r>
      <w:r>
        <w:t>This is a good first step, but there are many more sophisticated error-minimizing triangulation algorithms out there to capitalize on. We’re not there yet, but keep that in mind. Remember not to “reinvent the wheel”</w:t>
      </w:r>
    </w:p>
  </w:comment>
  <w:comment w:id="231" w:author="Julian" w:date="2018-03-02T21:21:00Z" w:initials="J">
    <w:p w14:paraId="20729DEB" w14:textId="77777777" w:rsidR="006D4A0A" w:rsidRDefault="006D4A0A">
      <w:pPr>
        <w:pStyle w:val="CommentText"/>
      </w:pPr>
      <w:r>
        <w:rPr>
          <w:rStyle w:val="CommentReference"/>
        </w:rPr>
        <w:annotationRef/>
      </w:r>
      <w:r>
        <w:t xml:space="preserve">Is this the only condition in which the decision to go with a mixer/demodulator stage might be made? </w:t>
      </w:r>
    </w:p>
    <w:p w14:paraId="6821036E" w14:textId="77777777" w:rsidR="006D4A0A" w:rsidRDefault="006D4A0A">
      <w:pPr>
        <w:pStyle w:val="CommentText"/>
      </w:pPr>
    </w:p>
    <w:p w14:paraId="0172C76A" w14:textId="0322BF17" w:rsidR="00D32293" w:rsidRDefault="006D4A0A">
      <w:pPr>
        <w:pStyle w:val="CommentText"/>
      </w:pPr>
      <w:r>
        <w:t>I can imagine it might be a better design choice off the bat as well! What are the disadvantages of such an approach? Why not consider this as the first approach?</w:t>
      </w:r>
      <w:r w:rsidR="00D32293">
        <w:t xml:space="preserve"> The literature review could have compared different synchronization techniques to make this decision clearer.</w:t>
      </w:r>
    </w:p>
  </w:comment>
  <w:comment w:id="232" w:author="Julian" w:date="2018-03-02T21:31:00Z" w:initials="J">
    <w:p w14:paraId="30D84083" w14:textId="77777777" w:rsidR="006D4A0A" w:rsidRDefault="006D4A0A">
      <w:pPr>
        <w:pStyle w:val="CommentText"/>
      </w:pPr>
      <w:r>
        <w:rPr>
          <w:rStyle w:val="CommentReference"/>
        </w:rPr>
        <w:annotationRef/>
      </w:r>
      <w:r>
        <w:t>This is confusing to me. Why not select a demodulator/mixer with 4 channels? They exist. Or drive two 2-channel demodulator boards simultaneously with an LO. That way you could circumnavigate the potentially problematic RF switch design altogether.</w:t>
      </w:r>
    </w:p>
  </w:comment>
  <w:comment w:id="233" w:author="Julian" w:date="2018-03-02T22:50:00Z" w:initials="J">
    <w:p w14:paraId="732FB103" w14:textId="7D459A6F" w:rsidR="00FB7847" w:rsidRDefault="00FB7847">
      <w:pPr>
        <w:pStyle w:val="CommentText"/>
      </w:pPr>
      <w:r>
        <w:rPr>
          <w:rStyle w:val="CommentReference"/>
        </w:rPr>
        <w:annotationRef/>
      </w:r>
      <w:r>
        <w:t>Great, nicely detailed</w:t>
      </w:r>
      <w:r w:rsidR="00992EE3">
        <w:t>, but some items have not been addressed in the main text. For instance what is “data logging with byte size?”</w:t>
      </w:r>
    </w:p>
  </w:comment>
  <w:comment w:id="234" w:author="Julian" w:date="2018-03-02T22:47:00Z" w:initials="J">
    <w:p w14:paraId="07A6AE9D" w14:textId="72429F9D" w:rsidR="00FB7847" w:rsidRDefault="00FB7847">
      <w:pPr>
        <w:pStyle w:val="CommentText"/>
      </w:pPr>
      <w:r>
        <w:rPr>
          <w:rStyle w:val="CommentReference"/>
        </w:rPr>
        <w:annotationRef/>
      </w:r>
      <w:r>
        <w:t>What is the significance of the color coding? Person-specific coding would have been useful</w:t>
      </w:r>
      <w:r w:rsidR="00992EE3">
        <w:t>, but this is distracting</w:t>
      </w:r>
    </w:p>
  </w:comment>
  <w:comment w:id="235" w:author="Julian" w:date="2018-03-02T21:41:00Z" w:initials="J">
    <w:p w14:paraId="20856D84" w14:textId="77777777" w:rsidR="0075742F" w:rsidRDefault="0075742F">
      <w:pPr>
        <w:pStyle w:val="CommentText"/>
      </w:pPr>
      <w:r>
        <w:rPr>
          <w:rStyle w:val="CommentReference"/>
        </w:rPr>
        <w:annotationRef/>
      </w:r>
      <w:r>
        <w:t>I’m afraid this is not what I had in mind. Refer back to our meeting discussion notes</w:t>
      </w:r>
      <w:r w:rsidR="00FB7847">
        <w:t xml:space="preserve"> which outlines what a ‘deliverables’ section should include</w:t>
      </w:r>
      <w:r>
        <w:t>.</w:t>
      </w:r>
    </w:p>
    <w:p w14:paraId="39C7286F" w14:textId="77777777" w:rsidR="0075742F" w:rsidRDefault="0075742F">
      <w:pPr>
        <w:pStyle w:val="CommentText"/>
      </w:pPr>
    </w:p>
    <w:p w14:paraId="28670F1B" w14:textId="0800E9AF" w:rsidR="0075742F" w:rsidRPr="0075742F" w:rsidRDefault="0075742F">
      <w:pPr>
        <w:pStyle w:val="CommentText"/>
        <w:rPr>
          <w:b/>
        </w:rPr>
      </w:pPr>
      <w:r>
        <w:rPr>
          <w:b/>
        </w:rPr>
        <w:t>The most important deliverable is a</w:t>
      </w:r>
      <w:r w:rsidRPr="0075742F">
        <w:rPr>
          <w:b/>
        </w:rPr>
        <w:t xml:space="preserve"> </w:t>
      </w:r>
      <w:r w:rsidR="003A76C7">
        <w:rPr>
          <w:b/>
        </w:rPr>
        <w:t xml:space="preserve">series of </w:t>
      </w:r>
      <w:r>
        <w:rPr>
          <w:b/>
        </w:rPr>
        <w:t>tested</w:t>
      </w:r>
      <w:r w:rsidR="00FB7847">
        <w:rPr>
          <w:b/>
        </w:rPr>
        <w:t>, functioning</w:t>
      </w:r>
      <w:r>
        <w:rPr>
          <w:b/>
        </w:rPr>
        <w:t xml:space="preserve"> prototype</w:t>
      </w:r>
      <w:r w:rsidR="003A76C7">
        <w:rPr>
          <w:b/>
        </w:rPr>
        <w:t>s</w:t>
      </w:r>
      <w:r w:rsidRPr="0075742F">
        <w:rPr>
          <w:b/>
        </w:rPr>
        <w:t>!!!!!!</w:t>
      </w:r>
    </w:p>
    <w:p w14:paraId="14BB3E0D" w14:textId="77777777" w:rsidR="0075742F" w:rsidRDefault="0075742F">
      <w:pPr>
        <w:pStyle w:val="CommentText"/>
      </w:pPr>
    </w:p>
    <w:p w14:paraId="6E4837E2" w14:textId="77777777" w:rsidR="0075742F" w:rsidRDefault="0075742F">
      <w:pPr>
        <w:pStyle w:val="CommentText"/>
      </w:pPr>
      <w:r>
        <w:t>Other important features are: Standardized test parameters to evaluate function of the system, empirical test results, commented firmware for specific modules,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61B0AB" w15:done="0"/>
  <w15:commentEx w15:paraId="173A7282" w15:done="0"/>
  <w15:commentEx w15:paraId="2A60E1AE" w15:done="0"/>
  <w15:commentEx w15:paraId="5CD19E00" w15:done="0"/>
  <w15:commentEx w15:paraId="70A75112" w15:done="0"/>
  <w15:commentEx w15:paraId="5DDE0F08" w15:done="0"/>
  <w15:commentEx w15:paraId="2AF38A89" w15:done="0"/>
  <w15:commentEx w15:paraId="5C16816F" w15:done="0"/>
  <w15:commentEx w15:paraId="66706D18" w15:done="0"/>
  <w15:commentEx w15:paraId="02160F88" w15:done="0"/>
  <w15:commentEx w15:paraId="235E97C5" w15:done="0"/>
  <w15:commentEx w15:paraId="7EF11F5B" w15:done="0"/>
  <w15:commentEx w15:paraId="034CDF26" w15:done="0"/>
  <w15:commentEx w15:paraId="3719564C" w15:done="0"/>
  <w15:commentEx w15:paraId="621082DE" w15:done="0"/>
  <w15:commentEx w15:paraId="2E7966A6" w15:done="0"/>
  <w15:commentEx w15:paraId="0263CCA5" w15:done="0"/>
  <w15:commentEx w15:paraId="49AE7D5A" w15:done="0"/>
  <w15:commentEx w15:paraId="460BD45E" w15:done="0"/>
  <w15:commentEx w15:paraId="4EDEEF7E" w15:done="0"/>
  <w15:commentEx w15:paraId="59968A57" w15:done="0"/>
  <w15:commentEx w15:paraId="7F461613" w15:done="0"/>
  <w15:commentEx w15:paraId="3EC9DB60" w15:done="0"/>
  <w15:commentEx w15:paraId="60F1D11B" w15:done="0"/>
  <w15:commentEx w15:paraId="37EFF3D7" w15:done="0"/>
  <w15:commentEx w15:paraId="664ED2AA" w15:done="0"/>
  <w15:commentEx w15:paraId="78F4C2AF" w15:done="0"/>
  <w15:commentEx w15:paraId="60DDA83C" w15:done="0"/>
  <w15:commentEx w15:paraId="328BFEF5" w15:done="0"/>
  <w15:commentEx w15:paraId="3FC0CBD4" w15:done="0"/>
  <w15:commentEx w15:paraId="62586126" w15:done="0"/>
  <w15:commentEx w15:paraId="7393E68A" w15:done="0"/>
  <w15:commentEx w15:paraId="0C002004" w15:done="0"/>
  <w15:commentEx w15:paraId="7BD8F1DF" w15:done="0"/>
  <w15:commentEx w15:paraId="4CC3EF99" w15:done="0"/>
  <w15:commentEx w15:paraId="13CB9687" w15:done="0"/>
  <w15:commentEx w15:paraId="045A79A3" w15:done="0"/>
  <w15:commentEx w15:paraId="1DF9055C" w15:done="0"/>
  <w15:commentEx w15:paraId="754F552A" w15:done="0"/>
  <w15:commentEx w15:paraId="2A13316B" w15:done="0"/>
  <w15:commentEx w15:paraId="4C25796E" w15:done="0"/>
  <w15:commentEx w15:paraId="62E3A3ED" w15:done="0"/>
  <w15:commentEx w15:paraId="6DA20EF3" w15:done="0"/>
  <w15:commentEx w15:paraId="7D247A55" w15:done="0"/>
  <w15:commentEx w15:paraId="7B760B08" w15:done="0"/>
  <w15:commentEx w15:paraId="7A92315B" w15:done="0"/>
  <w15:commentEx w15:paraId="557C6F36" w15:done="0"/>
  <w15:commentEx w15:paraId="21C34DE6" w15:done="0"/>
  <w15:commentEx w15:paraId="5C903DE1" w15:done="0"/>
  <w15:commentEx w15:paraId="24A2CBF6" w15:done="0"/>
  <w15:commentEx w15:paraId="14777370" w15:done="0"/>
  <w15:commentEx w15:paraId="459445B6" w15:done="0"/>
  <w15:commentEx w15:paraId="64432F88" w15:done="0"/>
  <w15:commentEx w15:paraId="00835B23" w15:done="0"/>
  <w15:commentEx w15:paraId="4A4C0250" w15:done="0"/>
  <w15:commentEx w15:paraId="6101A488" w15:done="0"/>
  <w15:commentEx w15:paraId="1711E92C" w15:done="0"/>
  <w15:commentEx w15:paraId="252B08D0" w15:done="0"/>
  <w15:commentEx w15:paraId="6D80E5FC" w15:done="0"/>
  <w15:commentEx w15:paraId="0503EFF5" w15:done="0"/>
  <w15:commentEx w15:paraId="031943C7" w15:done="0"/>
  <w15:commentEx w15:paraId="7B49DE7D" w15:done="0"/>
  <w15:commentEx w15:paraId="74C52068" w15:done="0"/>
  <w15:commentEx w15:paraId="49792473" w15:done="0"/>
  <w15:commentEx w15:paraId="4778348E" w15:done="0"/>
  <w15:commentEx w15:paraId="69851130" w15:done="0"/>
  <w15:commentEx w15:paraId="014B0F3B" w15:done="0"/>
  <w15:commentEx w15:paraId="3793F837" w15:done="0"/>
  <w15:commentEx w15:paraId="42A62F25" w15:done="0"/>
  <w15:commentEx w15:paraId="7C6B8996" w15:done="0"/>
  <w15:commentEx w15:paraId="448A35F4" w15:done="0"/>
  <w15:commentEx w15:paraId="0544B23A" w15:done="0"/>
  <w15:commentEx w15:paraId="377613B8" w15:done="0"/>
  <w15:commentEx w15:paraId="47DF399C" w15:done="0"/>
  <w15:commentEx w15:paraId="59B1DF40" w15:done="0"/>
  <w15:commentEx w15:paraId="17CE8254" w15:done="0"/>
  <w15:commentEx w15:paraId="686A8F74" w15:done="0"/>
  <w15:commentEx w15:paraId="5B0E4528" w15:done="0"/>
  <w15:commentEx w15:paraId="4D7FFE93" w15:done="0"/>
  <w15:commentEx w15:paraId="3AA8ABD7" w15:done="0"/>
  <w15:commentEx w15:paraId="73D523C1" w15:done="0"/>
  <w15:commentEx w15:paraId="396EAB72" w15:done="0"/>
  <w15:commentEx w15:paraId="506D0C9C" w15:done="0"/>
  <w15:commentEx w15:paraId="1B7FD847" w15:done="0"/>
  <w15:commentEx w15:paraId="1298DC62" w15:done="0"/>
  <w15:commentEx w15:paraId="0D4B651C" w15:done="0"/>
  <w15:commentEx w15:paraId="0172C76A" w15:done="0"/>
  <w15:commentEx w15:paraId="30D84083" w15:done="0"/>
  <w15:commentEx w15:paraId="732FB103" w15:done="0"/>
  <w15:commentEx w15:paraId="07A6AE9D" w15:done="0"/>
  <w15:commentEx w15:paraId="6E4837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EE0D7" w14:textId="77777777" w:rsidR="006960E6" w:rsidRDefault="006960E6">
      <w:r>
        <w:separator/>
      </w:r>
    </w:p>
  </w:endnote>
  <w:endnote w:type="continuationSeparator" w:id="0">
    <w:p w14:paraId="4E8F0F22" w14:textId="77777777" w:rsidR="006960E6" w:rsidRDefault="0069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44D14" w14:textId="77777777" w:rsidR="006D4A0A" w:rsidRDefault="006D4A0A">
    <w:pPr>
      <w:tabs>
        <w:tab w:val="center" w:pos="4320"/>
        <w:tab w:val="right" w:pos="8640"/>
      </w:tabs>
    </w:pPr>
    <w:r>
      <w:tab/>
    </w:r>
    <w:r>
      <w:fldChar w:fldCharType="begin"/>
    </w:r>
    <w:r>
      <w:instrText>PAGE</w:instrText>
    </w:r>
    <w:r>
      <w:fldChar w:fldCharType="separate"/>
    </w:r>
    <w:r w:rsidR="00FC250B">
      <w:rPr>
        <w:noProof/>
      </w:rPr>
      <w:t>25</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72580" w14:textId="77777777" w:rsidR="006960E6" w:rsidRDefault="006960E6">
      <w:r>
        <w:separator/>
      </w:r>
    </w:p>
  </w:footnote>
  <w:footnote w:type="continuationSeparator" w:id="0">
    <w:p w14:paraId="6F6F859D" w14:textId="77777777" w:rsidR="006960E6" w:rsidRDefault="006960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F7C" w14:textId="77777777" w:rsidR="006D4A0A" w:rsidRDefault="006D4A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B1F55"/>
    <w:multiLevelType w:val="multilevel"/>
    <w:tmpl w:val="5BFC4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F52E6"/>
    <w:multiLevelType w:val="multilevel"/>
    <w:tmpl w:val="F432B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4C7B2E"/>
    <w:multiLevelType w:val="multilevel"/>
    <w:tmpl w:val="E3445D4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A23B3C"/>
    <w:multiLevelType w:val="multilevel"/>
    <w:tmpl w:val="41DC2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n">
    <w15:presenceInfo w15:providerId="None" w15:userId="Jul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858"/>
    <w:rsid w:val="0004297B"/>
    <w:rsid w:val="001055D0"/>
    <w:rsid w:val="0016454C"/>
    <w:rsid w:val="001E68F5"/>
    <w:rsid w:val="00211C96"/>
    <w:rsid w:val="0026105F"/>
    <w:rsid w:val="003731AD"/>
    <w:rsid w:val="003A76C7"/>
    <w:rsid w:val="00433AF4"/>
    <w:rsid w:val="00471D42"/>
    <w:rsid w:val="004D03DA"/>
    <w:rsid w:val="005B485F"/>
    <w:rsid w:val="005E0E91"/>
    <w:rsid w:val="00624A6E"/>
    <w:rsid w:val="00664BDF"/>
    <w:rsid w:val="006918D2"/>
    <w:rsid w:val="00693A3C"/>
    <w:rsid w:val="006960E6"/>
    <w:rsid w:val="006B7F35"/>
    <w:rsid w:val="006D4A0A"/>
    <w:rsid w:val="006E5B3D"/>
    <w:rsid w:val="0075742F"/>
    <w:rsid w:val="0078624E"/>
    <w:rsid w:val="007D5858"/>
    <w:rsid w:val="00813EA8"/>
    <w:rsid w:val="00847ECA"/>
    <w:rsid w:val="0087077D"/>
    <w:rsid w:val="008F39B5"/>
    <w:rsid w:val="008F631A"/>
    <w:rsid w:val="008F7983"/>
    <w:rsid w:val="009559A5"/>
    <w:rsid w:val="00992EE3"/>
    <w:rsid w:val="00A00C68"/>
    <w:rsid w:val="00A94D70"/>
    <w:rsid w:val="00B53A73"/>
    <w:rsid w:val="00BD02B9"/>
    <w:rsid w:val="00C06503"/>
    <w:rsid w:val="00CA17C1"/>
    <w:rsid w:val="00D25B05"/>
    <w:rsid w:val="00D32293"/>
    <w:rsid w:val="00DC18C8"/>
    <w:rsid w:val="00E96EEB"/>
    <w:rsid w:val="00ED6F02"/>
    <w:rsid w:val="00F175DD"/>
    <w:rsid w:val="00FB7847"/>
    <w:rsid w:val="00FC2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DB87"/>
  <w15:docId w15:val="{4F790254-B092-48AF-AF6A-6A6C7CA6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CommentReference">
    <w:name w:val="annotation reference"/>
    <w:basedOn w:val="DefaultParagraphFont"/>
    <w:uiPriority w:val="99"/>
    <w:semiHidden/>
    <w:unhideWhenUsed/>
    <w:rsid w:val="003731AD"/>
    <w:rPr>
      <w:sz w:val="16"/>
      <w:szCs w:val="16"/>
    </w:rPr>
  </w:style>
  <w:style w:type="paragraph" w:styleId="CommentText">
    <w:name w:val="annotation text"/>
    <w:basedOn w:val="Normal"/>
    <w:link w:val="CommentTextChar"/>
    <w:uiPriority w:val="99"/>
    <w:semiHidden/>
    <w:unhideWhenUsed/>
    <w:rsid w:val="003731AD"/>
    <w:rPr>
      <w:sz w:val="20"/>
      <w:szCs w:val="20"/>
    </w:rPr>
  </w:style>
  <w:style w:type="character" w:customStyle="1" w:styleId="CommentTextChar">
    <w:name w:val="Comment Text Char"/>
    <w:basedOn w:val="DefaultParagraphFont"/>
    <w:link w:val="CommentText"/>
    <w:uiPriority w:val="99"/>
    <w:semiHidden/>
    <w:rsid w:val="003731AD"/>
    <w:rPr>
      <w:sz w:val="20"/>
      <w:szCs w:val="20"/>
    </w:rPr>
  </w:style>
  <w:style w:type="paragraph" w:styleId="CommentSubject">
    <w:name w:val="annotation subject"/>
    <w:basedOn w:val="CommentText"/>
    <w:next w:val="CommentText"/>
    <w:link w:val="CommentSubjectChar"/>
    <w:uiPriority w:val="99"/>
    <w:semiHidden/>
    <w:unhideWhenUsed/>
    <w:rsid w:val="003731AD"/>
    <w:rPr>
      <w:b/>
      <w:bCs/>
    </w:rPr>
  </w:style>
  <w:style w:type="character" w:customStyle="1" w:styleId="CommentSubjectChar">
    <w:name w:val="Comment Subject Char"/>
    <w:basedOn w:val="CommentTextChar"/>
    <w:link w:val="CommentSubject"/>
    <w:uiPriority w:val="99"/>
    <w:semiHidden/>
    <w:rsid w:val="003731AD"/>
    <w:rPr>
      <w:b/>
      <w:bCs/>
      <w:sz w:val="20"/>
      <w:szCs w:val="20"/>
    </w:rPr>
  </w:style>
  <w:style w:type="paragraph" w:styleId="BalloonText">
    <w:name w:val="Balloon Text"/>
    <w:basedOn w:val="Normal"/>
    <w:link w:val="BalloonTextChar"/>
    <w:uiPriority w:val="99"/>
    <w:semiHidden/>
    <w:unhideWhenUsed/>
    <w:rsid w:val="003731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1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learn.adafruit.com/reading-a-analog-in-and-controlling-audio-volume-with-the-raspberry-pi/overview"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radartutorial.eu/10.processing/sp06.en.html" TargetMode="External"/><Relationship Id="rId42"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www.cmlmicro.com/products/CMX970_IF_RF_Quadrature_Demodulator/" TargetMode="External"/><Relationship Id="rId33" Type="http://schemas.openxmlformats.org/officeDocument/2006/relationships/hyperlink" Target="http://www.wescottdesign.com/articles/Sampling/sampling.pdf" TargetMode="External"/><Relationship Id="rId38" Type="http://schemas.openxmlformats.org/officeDocument/2006/relationships/hyperlink" Target="https://www.adafruit.com/product/856"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i.com/lit/ds/symlink/cc1310.pdf" TargetMode="External"/><Relationship Id="rId24" Type="http://schemas.openxmlformats.org/officeDocument/2006/relationships/hyperlink" Target="http://www.cmlmicro.com/products/EV9700_Evaluation_Kit/" TargetMode="External"/><Relationship Id="rId32" Type="http://schemas.openxmlformats.org/officeDocument/2006/relationships/image" Target="media/image18.png"/><Relationship Id="rId37" Type="http://schemas.openxmlformats.org/officeDocument/2006/relationships/hyperlink" Target="http://whiteboard.ping.se/SDR/IQ" TargetMode="External"/><Relationship Id="rId40" Type="http://schemas.openxmlformats.org/officeDocument/2006/relationships/hyperlink" Target="https://cdn-shop.adafruit.com/datasheets/MCP3008.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ebay.com/i/192140514584?chn=ps&amp;fl=a" TargetMode="External"/><Relationship Id="rId36" Type="http://schemas.openxmlformats.org/officeDocument/2006/relationships/hyperlink" Target="http://www.ti.com/tool/CC-ANTENNA-DK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ouser.com/Passive-Components/Frequency-Control-Timing-Devices/Oscillators/Programmable-Oscillators/_/N-7jdx1/" TargetMode="External"/><Relationship Id="rId30" Type="http://schemas.openxmlformats.org/officeDocument/2006/relationships/hyperlink" Target="http://www.cmlmicro.com/products/PE0003_Universal_Interface_Card/" TargetMode="External"/><Relationship Id="rId35" Type="http://schemas.openxmlformats.org/officeDocument/2006/relationships/hyperlink" Target="http://www.ni.com/tutorial/4805/en/"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3459</TotalTime>
  <Pages>1</Pages>
  <Words>6596</Words>
  <Characters>37598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6</cp:revision>
  <dcterms:created xsi:type="dcterms:W3CDTF">2018-03-03T14:43:00Z</dcterms:created>
  <dcterms:modified xsi:type="dcterms:W3CDTF">2018-03-07T18:08:00Z</dcterms:modified>
</cp:coreProperties>
</file>